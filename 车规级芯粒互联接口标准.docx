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snapToGrid w:val="0"/>
        <w:spacing w:line="360" w:lineRule="auto"/>
        <w:rPr>
          <w:rFonts w:ascii="Times New Roman"/>
          <w:szCs w:val="52"/>
        </w:rPr>
      </w:pPr>
    </w:p>
    <w:p>
      <w:pPr>
        <w:pStyle w:val="48"/>
        <w:snapToGrid w:val="0"/>
        <w:spacing w:line="360" w:lineRule="auto"/>
        <w:rPr>
          <w:rFonts w:ascii="Times New Roman"/>
          <w:szCs w:val="52"/>
        </w:rPr>
      </w:pPr>
    </w:p>
    <w:p>
      <w:pPr>
        <w:pStyle w:val="48"/>
        <w:snapToGrid w:val="0"/>
        <w:spacing w:line="360" w:lineRule="auto"/>
        <w:rPr>
          <w:ins w:id="0" w:author="Microsoft Office User" w:date="2023-02-21T23:46:00Z"/>
          <w:rFonts w:ascii="微软雅黑" w:hAnsi="微软雅黑" w:eastAsia="微软雅黑"/>
          <w:sz w:val="44"/>
          <w:szCs w:val="44"/>
        </w:rPr>
      </w:pPr>
      <w:r>
        <w:rPr>
          <w:rFonts w:hint="eastAsia" w:ascii="微软雅黑" w:hAnsi="微软雅黑" w:eastAsia="微软雅黑"/>
          <w:sz w:val="44"/>
          <w:szCs w:val="44"/>
        </w:rPr>
        <w:t>Hermes</w:t>
      </w:r>
      <w:ins w:id="1" w:author="Microsoft Office User" w:date="2023-02-21T23:46:00Z">
        <w:r>
          <w:rPr>
            <w:rFonts w:hint="eastAsia" w:ascii="微软雅黑" w:hAnsi="微软雅黑" w:eastAsia="微软雅黑"/>
            <w:sz w:val="44"/>
            <w:szCs w:val="44"/>
          </w:rPr>
          <w:t>项目</w:t>
        </w:r>
      </w:ins>
    </w:p>
    <w:p>
      <w:pPr>
        <w:pStyle w:val="48"/>
        <w:snapToGrid w:val="0"/>
        <w:spacing w:line="360" w:lineRule="auto"/>
        <w:rPr>
          <w:rFonts w:ascii="微软雅黑" w:hAnsi="微软雅黑" w:eastAsia="微软雅黑"/>
          <w:sz w:val="44"/>
          <w:szCs w:val="44"/>
        </w:rPr>
      </w:pPr>
      <w:ins w:id="2" w:author="Microsoft Office User" w:date="2023-02-21T23:44:00Z">
        <w:r>
          <w:rPr>
            <w:rFonts w:hint="eastAsia" w:ascii="微软雅黑" w:hAnsi="微软雅黑" w:eastAsia="微软雅黑"/>
            <w:sz w:val="44"/>
            <w:szCs w:val="44"/>
          </w:rPr>
          <w:t>车规级</w:t>
        </w:r>
      </w:ins>
      <w:r>
        <w:rPr>
          <w:rFonts w:hint="eastAsia" w:ascii="微软雅黑" w:hAnsi="微软雅黑" w:eastAsia="微软雅黑"/>
          <w:sz w:val="44"/>
          <w:szCs w:val="44"/>
        </w:rPr>
        <w:t>芯粒互联接口标准</w:t>
      </w:r>
    </w:p>
    <w:p>
      <w:pPr>
        <w:pStyle w:val="48"/>
        <w:snapToGrid w:val="0"/>
        <w:spacing w:line="360" w:lineRule="auto"/>
        <w:rPr>
          <w:rFonts w:hint="eastAsia" w:ascii="Arial" w:hAnsi="Arial" w:cs="Arial"/>
          <w:sz w:val="28"/>
          <w:szCs w:val="28"/>
        </w:rPr>
      </w:pPr>
      <w:ins w:id="3" w:author="Microsoft Office User" w:date="2023-02-21T23:44:00Z">
        <w:r>
          <w:rPr>
            <w:rFonts w:hint="eastAsia" w:ascii="Arial" w:hAnsi="Arial" w:cs="Arial"/>
            <w:sz w:val="28"/>
            <w:szCs w:val="28"/>
          </w:rPr>
          <w:t>Road</w:t>
        </w:r>
      </w:ins>
      <w:ins w:id="4" w:author="Microsoft Office User" w:date="2023-02-21T23:44:00Z">
        <w:r>
          <w:rPr>
            <w:rFonts w:ascii="Arial" w:hAnsi="Arial" w:cs="Arial"/>
            <w:sz w:val="28"/>
            <w:szCs w:val="28"/>
          </w:rPr>
          <w:t xml:space="preserve"> </w:t>
        </w:r>
      </w:ins>
      <w:ins w:id="5" w:author="Microsoft Office User" w:date="2023-02-21T23:45:00Z">
        <w:r>
          <w:rPr>
            <w:rFonts w:ascii="Arial" w:hAnsi="Arial" w:cs="Arial"/>
            <w:sz w:val="28"/>
            <w:szCs w:val="28"/>
          </w:rPr>
          <w:t xml:space="preserve">viachle </w:t>
        </w:r>
      </w:ins>
      <w:ins w:id="6" w:author="Microsoft Office User" w:date="2023-02-21T23:44:00Z">
        <w:r>
          <w:rPr>
            <w:rFonts w:ascii="Arial" w:hAnsi="Arial" w:cs="Arial"/>
            <w:sz w:val="28"/>
            <w:szCs w:val="28"/>
          </w:rPr>
          <w:t xml:space="preserve">- </w:t>
        </w:r>
      </w:ins>
      <w:r>
        <w:rPr>
          <w:rFonts w:ascii="Arial" w:hAnsi="Arial" w:cs="Arial"/>
          <w:sz w:val="28"/>
          <w:szCs w:val="28"/>
        </w:rPr>
        <w:t>Advanced Cost-driven Chiplet Interface 1.0</w:t>
      </w:r>
    </w:p>
    <w:p>
      <w:pPr>
        <w:pStyle w:val="48"/>
        <w:snapToGrid w:val="0"/>
        <w:spacing w:line="360" w:lineRule="auto"/>
        <w:rPr>
          <w:rFonts w:ascii="Times New Roman"/>
          <w:sz w:val="28"/>
          <w:szCs w:val="28"/>
        </w:rPr>
      </w:pPr>
    </w:p>
    <w:p>
      <w:pPr>
        <w:jc w:val="center"/>
      </w:pPr>
    </w:p>
    <w:p>
      <w:pPr>
        <w:tabs>
          <w:tab w:val="center" w:pos="4535"/>
        </w:tabs>
        <w:jc w:val="center"/>
      </w:pPr>
    </w:p>
    <w:p/>
    <w:p/>
    <w:p/>
    <w:p/>
    <w:p/>
    <w:p/>
    <w:p/>
    <w:p/>
    <w:p/>
    <w:p/>
    <w:p/>
    <w:p/>
    <w:p/>
    <w:p/>
    <w:p/>
    <w:p/>
    <w:p/>
    <w:p/>
    <w:p/>
    <w:p/>
    <w:p/>
    <w:p/>
    <w:p/>
    <w:p/>
    <w:p/>
    <w:p/>
    <w:p/>
    <w:p/>
    <w:p/>
    <w:p/>
    <w:p/>
    <w:p>
      <w:pPr>
        <w:rPr>
          <w:ins w:id="7" w:author="Microsoft Office User" w:date="2023-02-21T23:45:00Z"/>
        </w:rPr>
      </w:pPr>
    </w:p>
    <w:p>
      <w:pPr>
        <w:rPr>
          <w:ins w:id="8" w:author="Microsoft Office User" w:date="2023-02-21T23:45:00Z"/>
        </w:rPr>
      </w:pPr>
    </w:p>
    <w:p>
      <w:pPr>
        <w:rPr>
          <w:ins w:id="9" w:author="Microsoft Office User" w:date="2023-02-21T23:45:00Z"/>
        </w:rPr>
      </w:pPr>
    </w:p>
    <w:p>
      <w:pPr>
        <w:rPr>
          <w:ins w:id="10" w:author="Microsoft Office User" w:date="2023-02-21T23:45:00Z"/>
        </w:rPr>
      </w:pPr>
    </w:p>
    <w:p>
      <w:pPr>
        <w:rPr>
          <w:ins w:id="11" w:author="Microsoft Office User" w:date="2023-02-21T23:45:00Z"/>
        </w:rPr>
      </w:pPr>
    </w:p>
    <w:p/>
    <w:p/>
    <w:p/>
    <w:p/>
    <w:p>
      <w:pPr>
        <w:spacing w:before="240" w:beforeLines="100" w:line="360" w:lineRule="auto"/>
        <w:jc w:val="center"/>
        <w:rPr>
          <w:del w:id="12" w:author="Microsoft Office User" w:date="2023-02-21T23:45:00Z"/>
          <w:rFonts w:eastAsia="方正小标宋简体"/>
          <w:sz w:val="32"/>
          <w:szCs w:val="32"/>
        </w:rPr>
      </w:pPr>
      <w:del w:id="13" w:author="Microsoft Office User" w:date="2023-02-21T23:45:00Z">
        <w:r>
          <w:rPr>
            <w:rFonts w:hint="eastAsia" w:ascii="黑体" w:hAnsi="黑体" w:eastAsia="黑体" w:cs="黑体"/>
            <w:sz w:val="28"/>
            <w:szCs w:val="28"/>
          </w:rPr>
          <w:delText>北极雄芯信息科技（西安）有限公司</w:delText>
        </w:r>
      </w:del>
    </w:p>
    <w:p>
      <w:pPr>
        <w:spacing w:line="360" w:lineRule="auto"/>
        <w:jc w:val="center"/>
        <w:rPr>
          <w:del w:id="14" w:author="Microsoft Office User" w:date="2023-02-21T23:45:00Z"/>
          <w:rFonts w:eastAsia="方正小标宋简体"/>
          <w:sz w:val="32"/>
          <w:szCs w:val="32"/>
        </w:rPr>
        <w:sectPr>
          <w:headerReference r:id="rId4" w:type="first"/>
          <w:footerReference r:id="rId6" w:type="first"/>
          <w:headerReference r:id="rId3" w:type="default"/>
          <w:footerReference r:id="rId5" w:type="default"/>
          <w:pgSz w:w="11906" w:h="16838"/>
          <w:pgMar w:top="1417" w:right="1417" w:bottom="1417" w:left="1417" w:header="1134" w:footer="850" w:gutter="0"/>
          <w:pgNumType w:start="1"/>
          <w:cols w:space="0" w:num="1"/>
          <w:formProt w:val="0"/>
          <w:titlePg/>
          <w:docGrid w:linePitch="312" w:charSpace="0"/>
        </w:sectPr>
      </w:pPr>
    </w:p>
    <w:p>
      <w:pPr>
        <w:jc w:val="center"/>
        <w:rPr>
          <w:rFonts w:eastAsia="黑体"/>
          <w:kern w:val="0"/>
          <w:sz w:val="32"/>
          <w:szCs w:val="32"/>
        </w:rPr>
      </w:pPr>
      <w:r>
        <w:rPr>
          <w:rFonts w:hint="eastAsia" w:eastAsia="黑体"/>
          <w:kern w:val="0"/>
          <w:sz w:val="32"/>
          <w:szCs w:val="32"/>
        </w:rPr>
        <w:t>目</w:t>
      </w:r>
      <w:r>
        <w:rPr>
          <w:rFonts w:hint="eastAsia" w:eastAsia="黑体"/>
          <w:kern w:val="0"/>
          <w:sz w:val="32"/>
          <w:szCs w:val="32"/>
        </w:rPr>
        <w:tab/>
      </w:r>
      <w:r>
        <w:rPr>
          <w:rFonts w:hint="eastAsia" w:eastAsia="黑体"/>
          <w:kern w:val="0"/>
          <w:sz w:val="32"/>
          <w:szCs w:val="32"/>
        </w:rPr>
        <w:t>次</w:t>
      </w:r>
    </w:p>
    <w:sdt>
      <w:sdtPr>
        <w:rPr>
          <w:rFonts w:ascii="Times New Roman" w:hAnsi="Times New Roman" w:eastAsia="宋体" w:cs="Times New Roman"/>
          <w:color w:val="auto"/>
          <w:kern w:val="2"/>
          <w:sz w:val="21"/>
          <w:szCs w:val="22"/>
          <w:lang w:val="zh-CN"/>
        </w:rPr>
        <w:id w:val="161587198"/>
        <w:docPartObj>
          <w:docPartGallery w:val="Table of Contents"/>
          <w:docPartUnique/>
        </w:docPartObj>
      </w:sdtPr>
      <w:sdtEndPr>
        <w:rPr>
          <w:rFonts w:ascii="Times New Roman" w:hAnsi="Times New Roman" w:eastAsia="宋体" w:cs="Times New Roman"/>
          <w:b/>
          <w:bCs/>
          <w:color w:val="auto"/>
          <w:kern w:val="2"/>
          <w:sz w:val="21"/>
          <w:szCs w:val="22"/>
          <w:lang w:val="zh-CN"/>
        </w:rPr>
      </w:sdtEndPr>
      <w:sdtContent>
        <w:p>
          <w:pPr>
            <w:pStyle w:val="84"/>
          </w:pPr>
        </w:p>
        <w:p>
          <w:pPr>
            <w:pStyle w:val="28"/>
            <w:tabs>
              <w:tab w:val="right" w:leader="dot" w:pos="9062"/>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"_Toc127911844" </w:instrText>
          </w:r>
          <w:r>
            <w:fldChar w:fldCharType="separate"/>
          </w:r>
          <w:r>
            <w:rPr>
              <w:rStyle w:val="41"/>
            </w:rPr>
            <w:t>1 范围</w:t>
          </w:r>
          <w:r>
            <w:tab/>
          </w:r>
          <w:r>
            <w:fldChar w:fldCharType="begin"/>
          </w:r>
          <w:r>
            <w:instrText xml:space="preserve"> PAGEREF _Toc127911844 \h </w:instrText>
          </w:r>
          <w:r>
            <w:fldChar w:fldCharType="separate"/>
          </w:r>
          <w:r>
            <w:t>2</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"_Toc127911845" </w:instrText>
          </w:r>
          <w:r>
            <w:fldChar w:fldCharType="separate"/>
          </w:r>
          <w:r>
            <w:rPr>
              <w:rStyle w:val="41"/>
            </w:rPr>
            <w:t>2 总体概要</w:t>
          </w:r>
          <w:r>
            <w:tab/>
          </w:r>
          <w:r>
            <w:fldChar w:fldCharType="begin"/>
          </w:r>
          <w:r>
            <w:instrText xml:space="preserve"> PAGEREF _Toc127911845 \h </w:instrText>
          </w:r>
          <w:r>
            <w:fldChar w:fldCharType="separate"/>
          </w:r>
          <w:r>
            <w:t>2</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"_Toc127911846" </w:instrText>
          </w:r>
          <w:r>
            <w:fldChar w:fldCharType="separate"/>
          </w:r>
          <w:r>
            <w:rPr>
              <w:rStyle w:val="41"/>
            </w:rPr>
            <w:t>3 协议层 Protocol Layer</w:t>
          </w:r>
          <w:r>
            <w:tab/>
          </w:r>
          <w:r>
            <w:fldChar w:fldCharType="begin"/>
          </w:r>
          <w:r>
            <w:instrText xml:space="preserve"> PAGEREF _Toc127911846 \h </w:instrText>
          </w:r>
          <w:r>
            <w:fldChar w:fldCharType="separate"/>
          </w:r>
          <w:r>
            <w:t>2</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"_Toc127911847" </w:instrText>
          </w:r>
          <w:r>
            <w:fldChar w:fldCharType="separate"/>
          </w:r>
          <w:r>
            <w:rPr>
              <w:rStyle w:val="41"/>
            </w:rPr>
            <w:t>4 链路层 Link Layer</w:t>
          </w:r>
          <w:r>
            <w:tab/>
          </w:r>
          <w:r>
            <w:fldChar w:fldCharType="begin"/>
          </w:r>
          <w:r>
            <w:instrText xml:space="preserve"> PAGEREF _Toc127911847 \h </w:instrText>
          </w:r>
          <w:r>
            <w:fldChar w:fldCharType="separate"/>
          </w:r>
          <w:r>
            <w:t>11</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"_Toc127911848" </w:instrText>
          </w:r>
          <w:r>
            <w:fldChar w:fldCharType="separate"/>
          </w:r>
          <w:r>
            <w:rPr>
              <w:rStyle w:val="41"/>
            </w:rPr>
            <w:t>5 链路训练状态机LTSM（Link Training State Machine）</w:t>
          </w:r>
          <w:r>
            <w:tab/>
          </w:r>
          <w:r>
            <w:fldChar w:fldCharType="begin"/>
          </w:r>
          <w:r>
            <w:instrText xml:space="preserve"> PAGEREF _Toc127911848 \h </w:instrText>
          </w:r>
          <w:r>
            <w:fldChar w:fldCharType="separate"/>
          </w:r>
          <w:r>
            <w:t>18</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"_Toc127911849" </w:instrText>
          </w:r>
          <w:r>
            <w:fldChar w:fldCharType="separate"/>
          </w:r>
          <w:r>
            <w:rPr>
              <w:rStyle w:val="41"/>
            </w:rPr>
            <w:t>6 数字物理层 DPL（Digital Physical Layer）</w:t>
          </w:r>
          <w:r>
            <w:tab/>
          </w:r>
          <w:r>
            <w:fldChar w:fldCharType="begin"/>
          </w:r>
          <w:r>
            <w:instrText xml:space="preserve"> PAGEREF _Toc127911849 \h </w:instrText>
          </w:r>
          <w:r>
            <w:fldChar w:fldCharType="separate"/>
          </w:r>
          <w:r>
            <w:t>20</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"_Toc127911850" </w:instrText>
          </w:r>
          <w:r>
            <w:fldChar w:fldCharType="separate"/>
          </w:r>
          <w:r>
            <w:rPr>
              <w:rStyle w:val="41"/>
            </w:rPr>
            <w:t>7 电气物理层（Electrical Physical Layer）</w:t>
          </w:r>
          <w:r>
            <w:tab/>
          </w:r>
          <w:r>
            <w:fldChar w:fldCharType="begin"/>
          </w:r>
          <w:r>
            <w:instrText xml:space="preserve"> PAGEREF _Toc127911850 \h </w:instrText>
          </w:r>
          <w:r>
            <w:fldChar w:fldCharType="separate"/>
          </w:r>
          <w:r>
            <w:t>28</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"_Toc127911851" </w:instrText>
          </w:r>
          <w:r>
            <w:fldChar w:fldCharType="separate"/>
          </w:r>
          <w:r>
            <w:rPr>
              <w:rStyle w:val="41"/>
            </w:rPr>
            <w:t>8 边带传输 Sideband (Optional)</w:t>
          </w:r>
          <w:r>
            <w:tab/>
          </w:r>
          <w:r>
            <w:fldChar w:fldCharType="begin"/>
          </w:r>
          <w:r>
            <w:instrText xml:space="preserve"> PAGEREF _Toc127911851 \h </w:instrText>
          </w:r>
          <w:r>
            <w:fldChar w:fldCharType="separate"/>
          </w:r>
          <w:r>
            <w:t>32</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"_Toc127911852" </w:instrText>
          </w:r>
          <w:r>
            <w:fldChar w:fldCharType="separate"/>
          </w:r>
          <w:r>
            <w:rPr>
              <w:rStyle w:val="41"/>
            </w:rPr>
            <w:t>9 接口定义</w:t>
          </w:r>
          <w:r>
            <w:tab/>
          </w:r>
          <w:r>
            <w:fldChar w:fldCharType="begin"/>
          </w:r>
          <w:r>
            <w:instrText xml:space="preserve"> PAGEREF _Toc127911852 \h </w:instrText>
          </w:r>
          <w:r>
            <w:fldChar w:fldCharType="separate"/>
          </w:r>
          <w:r>
            <w:t>33</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"_Toc127911853" </w:instrText>
          </w:r>
          <w:r>
            <w:fldChar w:fldCharType="separate"/>
          </w:r>
          <w:r>
            <w:rPr>
              <w:rStyle w:val="41"/>
            </w:rPr>
            <w:t>10 调试追踪 Debug&amp;Trace</w:t>
          </w:r>
          <w:r>
            <w:tab/>
          </w:r>
          <w:r>
            <w:fldChar w:fldCharType="begin"/>
          </w:r>
          <w:r>
            <w:instrText xml:space="preserve"> PAGEREF _Toc127911853 \h </w:instrText>
          </w:r>
          <w:r>
            <w:fldChar w:fldCharType="separate"/>
          </w:r>
          <w:r>
            <w:t>36</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"_Toc127911854" </w:instrText>
          </w:r>
          <w:r>
            <w:fldChar w:fldCharType="separate"/>
          </w:r>
          <w:r>
            <w:rPr>
              <w:rStyle w:val="41"/>
            </w:rPr>
            <w:t>11 配置参数 Configuration and Parameters</w:t>
          </w:r>
          <w:r>
            <w:tab/>
          </w:r>
          <w:r>
            <w:fldChar w:fldCharType="begin"/>
          </w:r>
          <w:r>
            <w:instrText xml:space="preserve"> PAGEREF _Toc127911854 \h </w:instrText>
          </w:r>
          <w:r>
            <w:fldChar w:fldCharType="separate"/>
          </w:r>
          <w:r>
            <w:t>38</w:t>
          </w:r>
          <w:r>
            <w:fldChar w:fldCharType="end"/>
          </w:r>
          <w:r>
            <w:fldChar w:fldCharType="end"/>
          </w:r>
        </w:p>
        <w:p>
          <w:pPr>
            <w:pStyle w:val="28"/>
            <w:tabs>
              <w:tab w:val="right" w:leader="dot" w:pos="9062"/>
            </w:tabs>
            <w:rPr>
              <w:rFonts w:asciiTheme="minorHAnsi" w:hAnsiTheme="minorHAnsi" w:eastAsiaTheme="minorEastAsia" w:cstheme="minorBidi"/>
            </w:rPr>
          </w:pPr>
          <w:r>
            <w:fldChar w:fldCharType="begin"/>
          </w:r>
          <w:r>
            <w:instrText xml:space="preserve"> HYPERLINK \l "_Toc127911855" </w:instrText>
          </w:r>
          <w:r>
            <w:fldChar w:fldCharType="separate"/>
          </w:r>
          <w:r>
            <w:rPr>
              <w:rStyle w:val="41"/>
            </w:rPr>
            <w:t>12 封装 Package</w:t>
          </w:r>
          <w:r>
            <w:tab/>
          </w:r>
          <w:r>
            <w:fldChar w:fldCharType="begin"/>
          </w:r>
          <w:r>
            <w:instrText xml:space="preserve"> PAGEREF _Toc127911855 \h </w:instrText>
          </w:r>
          <w:r>
            <w:fldChar w:fldCharType="separate"/>
          </w:r>
          <w:r>
            <w:t>39</w:t>
          </w:r>
          <w:r>
            <w:fldChar w:fldCharType="end"/>
          </w:r>
          <w:r>
            <w:fldChar w:fldCharType="end"/>
          </w:r>
        </w:p>
        <w:p>
          <w:r>
            <w:rPr>
              <w:b/>
              <w:bCs/>
              <w:lang w:val="zh-CN"/>
            </w:rPr>
            <w:fldChar w:fldCharType="end"/>
          </w:r>
        </w:p>
      </w:sdtContent>
    </w:sdt>
    <w:p>
      <w:pPr>
        <w:jc w:val="center"/>
        <w:rPr>
          <w:rFonts w:eastAsia="黑体"/>
          <w:kern w:val="0"/>
          <w:sz w:val="32"/>
          <w:szCs w:val="32"/>
        </w:rPr>
      </w:pPr>
    </w:p>
    <w:p>
      <w:pPr>
        <w:jc w:val="center"/>
        <w:rPr>
          <w:rFonts w:eastAsia="黑体"/>
          <w:kern w:val="0"/>
          <w:sz w:val="32"/>
          <w:szCs w:val="32"/>
        </w:rPr>
      </w:pPr>
    </w:p>
    <w:p>
      <w:pPr>
        <w:jc w:val="center"/>
        <w:rPr>
          <w:rFonts w:eastAsia="黑体"/>
          <w:kern w:val="0"/>
          <w:sz w:val="32"/>
          <w:szCs w:val="32"/>
        </w:rPr>
      </w:pPr>
    </w:p>
    <w:p>
      <w:pPr>
        <w:jc w:val="center"/>
        <w:rPr>
          <w:rFonts w:eastAsia="黑体"/>
          <w:kern w:val="0"/>
          <w:sz w:val="32"/>
          <w:szCs w:val="32"/>
        </w:rPr>
        <w:sectPr>
          <w:headerReference r:id="rId7" w:type="first"/>
          <w:footerReference r:id="rId9" w:type="first"/>
          <w:footerReference r:id="rId8" w:type="default"/>
          <w:pgSz w:w="11906" w:h="16838"/>
          <w:pgMar w:top="1417" w:right="1417" w:bottom="1417" w:left="1417" w:header="1134" w:footer="850" w:gutter="0"/>
          <w:pgNumType w:fmt="upperRoman" w:start="1"/>
          <w:cols w:space="0" w:num="1"/>
          <w:formProt w:val="0"/>
          <w:titlePg/>
          <w:docGrid w:linePitch="312" w:charSpace="0"/>
        </w:sectPr>
      </w:pPr>
    </w:p>
    <w:p>
      <w:pPr>
        <w:pStyle w:val="48"/>
        <w:snapToGrid w:val="0"/>
        <w:spacing w:line="360" w:lineRule="auto"/>
        <w:rPr>
          <w:rFonts w:ascii="Times New Roman"/>
          <w:sz w:val="32"/>
          <w:szCs w:val="32"/>
        </w:rPr>
      </w:pPr>
      <w:bookmarkStart w:id="0" w:name="BZ"/>
      <w:r>
        <w:rPr>
          <w:rFonts w:hint="eastAsia" w:ascii="Times New Roman"/>
          <w:sz w:val="32"/>
          <w:szCs w:val="32"/>
        </w:rPr>
        <w:t>Hermes</w:t>
      </w:r>
      <w:ins w:id="15" w:author="Microsoft Office User" w:date="2023-02-21T23:46:00Z">
        <w:r>
          <w:rPr>
            <w:rFonts w:hint="eastAsia" w:ascii="Times New Roman"/>
            <w:sz w:val="32"/>
            <w:szCs w:val="32"/>
          </w:rPr>
          <w:t>车规级</w:t>
        </w:r>
      </w:ins>
      <w:r>
        <w:rPr>
          <w:rFonts w:hint="eastAsia" w:ascii="Times New Roman"/>
          <w:sz w:val="32"/>
          <w:szCs w:val="32"/>
        </w:rPr>
        <w:t>芯粒互联接口标准（A</w:t>
      </w:r>
      <w:r>
        <w:rPr>
          <w:rFonts w:ascii="Times New Roman"/>
          <w:sz w:val="32"/>
          <w:szCs w:val="32"/>
        </w:rPr>
        <w:t>CC</w:t>
      </w:r>
      <w:ins w:id="16" w:author="Microsoft Office User" w:date="2023-02-21T23:46:00Z">
        <w:r>
          <w:rPr>
            <w:rFonts w:ascii="Times New Roman"/>
            <w:sz w:val="32"/>
            <w:szCs w:val="32"/>
          </w:rPr>
          <w:t>_RV</w:t>
        </w:r>
      </w:ins>
      <w:r>
        <w:rPr>
          <w:rFonts w:ascii="Times New Roman"/>
          <w:sz w:val="32"/>
          <w:szCs w:val="32"/>
        </w:rPr>
        <w:t xml:space="preserve"> 1.0</w:t>
      </w:r>
      <w:r>
        <w:rPr>
          <w:rFonts w:hint="eastAsia" w:ascii="Times New Roman"/>
          <w:sz w:val="32"/>
          <w:szCs w:val="32"/>
        </w:rPr>
        <w:t>）</w:t>
      </w:r>
    </w:p>
    <w:p>
      <w:pPr>
        <w:pStyle w:val="46"/>
        <w:snapToGrid w:val="0"/>
        <w:spacing w:line="360" w:lineRule="auto"/>
        <w:ind w:firstLine="0" w:firstLineChars="0"/>
        <w:jc w:val="center"/>
        <w:rPr>
          <w:rFonts w:ascii="Times New Roman" w:hAnsi="Times New Roman" w:eastAsia="黑体"/>
          <w:kern w:val="0"/>
          <w:sz w:val="32"/>
          <w:szCs w:val="32"/>
        </w:rPr>
      </w:pPr>
    </w:p>
    <w:bookmarkEnd w:id="0"/>
    <w:p>
      <w:pPr>
        <w:pStyle w:val="52"/>
        <w:numPr>
          <w:ilvl w:val="0"/>
          <w:numId w:val="2"/>
        </w:numPr>
        <w:snapToGrid w:val="0"/>
        <w:spacing w:before="240" w:after="240" w:line="360" w:lineRule="auto"/>
        <w:rPr>
          <w:rFonts w:ascii="Times New Roman"/>
        </w:rPr>
      </w:pPr>
      <w:bookmarkStart w:id="1" w:name="_Toc127911844"/>
      <w:r>
        <w:rPr>
          <w:rFonts w:ascii="Times New Roman"/>
        </w:rPr>
        <w:t>范围</w:t>
      </w:r>
      <w:bookmarkEnd w:id="1"/>
    </w:p>
    <w:p>
      <w:pPr>
        <w:pStyle w:val="46"/>
      </w:pPr>
      <w:r>
        <w:rPr>
          <w:rFonts w:hint="eastAsia"/>
        </w:rPr>
        <w:t>本标准给出了芯粒互联场景下的协议层、链路层和物理层，并规定了各层的消息报格式、工作模式、传输方式等，以及调试追踪方法、接口配置参数、封装方案等。</w:t>
      </w:r>
    </w:p>
    <w:p>
      <w:pPr>
        <w:pStyle w:val="46"/>
      </w:pPr>
      <w:r>
        <w:rPr>
          <w:rFonts w:hint="eastAsia"/>
        </w:rPr>
        <w:t>本标准适用于各种</w:t>
      </w:r>
      <w:r>
        <w:rPr>
          <w:rFonts w:hint="eastAsia"/>
          <w:color w:val="000000" w:themeColor="text1"/>
        </w:rPr>
        <w:t>芯粒在3</w:t>
      </w:r>
      <w:r>
        <w:rPr>
          <w:color w:val="000000" w:themeColor="text1"/>
        </w:rPr>
        <w:t>2G</w:t>
      </w:r>
      <w:r>
        <w:rPr>
          <w:rFonts w:hint="eastAsia"/>
          <w:color w:val="000000" w:themeColor="text1"/>
        </w:rPr>
        <w:t>bps</w:t>
      </w:r>
      <w:r>
        <w:rPr>
          <w:color w:val="000000" w:themeColor="text1"/>
        </w:rPr>
        <w:t>-128Gbps</w:t>
      </w:r>
      <w:r>
        <w:rPr>
          <w:rFonts w:hint="eastAsia"/>
          <w:color w:val="000000" w:themeColor="text1"/>
        </w:rPr>
        <w:t>速率互联互通场景下的接口通信</w:t>
      </w:r>
      <w:r>
        <w:rPr>
          <w:rFonts w:hint="eastAsia"/>
        </w:rPr>
        <w:t>。</w:t>
      </w:r>
    </w:p>
    <w:p>
      <w:pPr>
        <w:pStyle w:val="52"/>
        <w:numPr>
          <w:ilvl w:val="0"/>
          <w:numId w:val="2"/>
        </w:numPr>
        <w:snapToGrid w:val="0"/>
        <w:spacing w:before="240" w:after="240" w:line="360" w:lineRule="auto"/>
        <w:rPr>
          <w:rFonts w:ascii="Times New Roman"/>
        </w:rPr>
      </w:pPr>
      <w:bookmarkStart w:id="2" w:name="_Toc127911845"/>
      <w:r>
        <w:rPr>
          <w:rFonts w:hint="eastAsia" w:ascii="Times New Roman"/>
        </w:rPr>
        <w:t>总体概要</w:t>
      </w:r>
      <w:bookmarkEnd w:id="2"/>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本标准自顶向下，划分为协议层、链路层和物理层。如图4-1所示：</w:t>
      </w:r>
    </w:p>
    <w:p>
      <w:pPr>
        <w:pStyle w:val="75"/>
        <w:tabs>
          <w:tab w:val="center" w:pos="4201"/>
          <w:tab w:val="right" w:leader="dot" w:pos="9298"/>
        </w:tabs>
        <w:autoSpaceDE w:val="0"/>
        <w:autoSpaceDN w:val="0"/>
        <w:ind w:firstLine="0" w:firstLineChars="0"/>
        <w:jc w:val="center"/>
        <w:rPr>
          <w:b/>
          <w:bCs/>
        </w:rPr>
      </w:pPr>
      <w:r>
        <w:rPr>
          <w:rFonts w:hint="eastAsia"/>
        </w:rPr>
        <w:drawing>
          <wp:inline distT="0" distB="0" distL="0" distR="0">
            <wp:extent cx="4885690" cy="3732530"/>
            <wp:effectExtent l="0" t="0" r="0" b="0"/>
            <wp:docPr id="1" name="图片 1" descr="Protocol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otocol_Over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85690" cy="3732530"/>
                    </a:xfrm>
                    <a:prstGeom prst="rect">
                      <a:avLst/>
                    </a:prstGeom>
                    <a:noFill/>
                    <a:ln>
                      <a:noFill/>
                    </a:ln>
                  </pic:spPr>
                </pic:pic>
              </a:graphicData>
            </a:graphic>
          </wp:inline>
        </w:drawing>
      </w:r>
    </w:p>
    <w:p>
      <w:pPr>
        <w:pStyle w:val="75"/>
        <w:tabs>
          <w:tab w:val="center" w:pos="4201"/>
          <w:tab w:val="right" w:leader="dot" w:pos="9298"/>
        </w:tabs>
        <w:autoSpaceDE w:val="0"/>
        <w:autoSpaceDN w:val="0"/>
        <w:ind w:firstLine="0" w:firstLineChars="0"/>
        <w:jc w:val="center"/>
        <w:rPr>
          <w:rFonts w:ascii="宋体" w:hAnsi="宋体"/>
          <w:sz w:val="18"/>
          <w:szCs w:val="21"/>
        </w:rPr>
      </w:pPr>
      <w:r>
        <w:rPr>
          <w:rFonts w:hint="eastAsia" w:ascii="宋体" w:hAnsi="宋体"/>
          <w:sz w:val="18"/>
          <w:szCs w:val="21"/>
        </w:rPr>
        <w:t>图4-1 协议总览</w:t>
      </w:r>
    </w:p>
    <w:p>
      <w:pPr>
        <w:pStyle w:val="75"/>
        <w:tabs>
          <w:tab w:val="center" w:pos="4201"/>
          <w:tab w:val="right" w:leader="dot" w:pos="9298"/>
        </w:tabs>
        <w:autoSpaceDE w:val="0"/>
        <w:autoSpaceDN w:val="0"/>
        <w:ind w:firstLine="0" w:firstLineChars="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为了能够适用各类业务Die的Chiplet对接通信，只要遵循同链路层的接口（PLI）协议设计，便可以向上，灵活的对接多种系统协议。本标准默认以常见的高速总线系统AMBA AXI4为例，描述了协议层的具体实现。</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链路层提供了快速的建链流程，同时支持自动检测和出错重传，以提供无差错传输。</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物理层包含数字物理层和电气物理层。其中电气物理层采用超短距SerDes技术，满足高性能Die的高带宽、低延迟传输。而数字物理层承担SerDes传输必须的加解扰、编解码、数据对齐、链路交叉、极性反转等功能。</w:t>
      </w:r>
    </w:p>
    <w:p>
      <w:pPr>
        <w:pStyle w:val="52"/>
        <w:numPr>
          <w:ilvl w:val="0"/>
          <w:numId w:val="2"/>
        </w:numPr>
        <w:snapToGrid w:val="0"/>
        <w:spacing w:before="240" w:after="240" w:line="360" w:lineRule="auto"/>
        <w:rPr>
          <w:rFonts w:ascii="Times New Roman"/>
        </w:rPr>
      </w:pPr>
      <w:bookmarkStart w:id="3" w:name="_Toc127911846"/>
      <w:r>
        <w:rPr>
          <w:rFonts w:hint="eastAsia" w:ascii="Times New Roman"/>
        </w:rPr>
        <w:t xml:space="preserve">协议层 </w:t>
      </w:r>
      <w:r>
        <w:rPr>
          <w:rFonts w:ascii="Times New Roman"/>
        </w:rPr>
        <w:t>P</w:t>
      </w:r>
      <w:r>
        <w:rPr>
          <w:rFonts w:hint="eastAsia" w:ascii="Times New Roman"/>
        </w:rPr>
        <w:t>rotocol</w:t>
      </w:r>
      <w:r>
        <w:rPr>
          <w:rFonts w:ascii="Times New Roman"/>
        </w:rPr>
        <w:t xml:space="preserve"> L</w:t>
      </w:r>
      <w:r>
        <w:rPr>
          <w:rFonts w:hint="eastAsia" w:ascii="Times New Roman"/>
        </w:rPr>
        <w:t>ayer</w:t>
      </w:r>
      <w:bookmarkEnd w:id="3"/>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本标准支持AMBA AXI4.0协议和CXL3.0协议定义的Standard 256B Flit模式，此外还支持原生模式，即可将任意协议定义的数据流按照用户自定义的规则放置到本标准定义的协议层包中，协议层包做为载体将数据流传递到对端协议层。将其划分为如下3种模式：</w:t>
      </w:r>
    </w:p>
    <w:p>
      <w:pPr>
        <w:pStyle w:val="46"/>
        <w:numPr>
          <w:ilvl w:val="0"/>
          <w:numId w:val="19"/>
        </w:numPr>
        <w:tabs>
          <w:tab w:val="center" w:pos="851"/>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兼容AXI4.0模式；</w:t>
      </w:r>
    </w:p>
    <w:p>
      <w:pPr>
        <w:pStyle w:val="46"/>
        <w:numPr>
          <w:ilvl w:val="0"/>
          <w:numId w:val="19"/>
        </w:numPr>
        <w:tabs>
          <w:tab w:val="center" w:pos="851"/>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兼容CXL3.0 Standard 256B Flit模式；</w:t>
      </w:r>
    </w:p>
    <w:p>
      <w:pPr>
        <w:pStyle w:val="46"/>
        <w:numPr>
          <w:ilvl w:val="0"/>
          <w:numId w:val="19"/>
        </w:numPr>
        <w:tabs>
          <w:tab w:val="center" w:pos="851"/>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原生模式。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设计人员可根据需求，在设计系统及上电初始化时配置所需的模式。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5.1、5.2、5.3章节详细介绍兼容AXI4.0模式、兼容CXL3.0 Standard 256B Flit模式和原生模式下的协议层包格式，5.4章节详细介绍协议层/链路层互联接口。</w:t>
      </w: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ascii="Times New Roman" w:hAnsi="Times New Roman" w:eastAsia="黑体"/>
        </w:rPr>
        <w:t>兼容AXI4.0模式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兼容AXI4.0模式是可选的，该模式支持AXI4.0协议定义的传输方式，AXI4.0总线位宽支持512bit。</w:t>
      </w:r>
    </w:p>
    <w:p>
      <w:pPr>
        <w:pStyle w:val="46"/>
        <w:numPr>
          <w:ilvl w:val="2"/>
          <w:numId w:val="2"/>
        </w:numPr>
        <w:snapToGrid w:val="0"/>
        <w:spacing w:line="360" w:lineRule="auto"/>
        <w:ind w:firstLineChars="0"/>
        <w:rPr>
          <w:rFonts w:ascii="Times New Roman" w:hAnsi="Times New Roman" w:eastAsiaTheme="minorEastAsia"/>
          <w:b/>
          <w:bCs/>
        </w:rPr>
      </w:pPr>
      <w:r>
        <w:rPr>
          <w:rFonts w:hint="eastAsia" w:ascii="Times New Roman" w:hAnsi="Times New Roman" w:eastAsiaTheme="minorEastAsia"/>
          <w:b/>
          <w:bCs/>
        </w:rPr>
        <w:t>协议层包</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兼容AXI4.0模式协议层包格式定义如下图所示，其中STP字段预留2个字节，CRC字段预留8个字节，END字段预留6个字节由链路层填充，包长为128字节整数倍，最大长度是640字节，协议层负责将AXI4.0协议信号映射到包头（Head）和负载区域（Payload），映射方法参见5.1.2章节和5.1.3章节。</w:t>
      </w:r>
    </w:p>
    <w:tbl>
      <w:tblPr>
        <w:tblStyle w:val="34"/>
        <w:tblW w:w="0" w:type="auto"/>
        <w:tblInd w:w="0" w:type="dxa"/>
        <w:tblLayout w:type="autofit"/>
        <w:tblCellMar>
          <w:top w:w="15" w:type="dxa"/>
          <w:left w:w="15" w:type="dxa"/>
          <w:bottom w:w="15" w:type="dxa"/>
          <w:right w:w="15" w:type="dxa"/>
        </w:tblCellMar>
      </w:tblPr>
      <w:tblGrid>
        <w:gridCol w:w="482"/>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70"/>
        <w:gridCol w:w="270"/>
        <w:gridCol w:w="270"/>
        <w:gridCol w:w="270"/>
        <w:gridCol w:w="270"/>
        <w:gridCol w:w="270"/>
        <w:gridCol w:w="270"/>
        <w:gridCol w:w="270"/>
        <w:gridCol w:w="270"/>
        <w:gridCol w:w="270"/>
        <w:gridCol w:w="270"/>
        <w:gridCol w:w="270"/>
      </w:tblGrid>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Byte</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300" w:type="dxa"/>
            <w:tcBorders>
              <w:top w:val="single" w:color="DEE0E3" w:sz="4" w:space="0"/>
              <w:left w:val="single" w:color="DEE0E3" w:sz="4" w:space="0"/>
              <w:bottom w:val="single" w:color="auto"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STP</w:t>
            </w:r>
          </w:p>
        </w:tc>
        <w:tc>
          <w:tcPr>
            <w:tcW w:w="0" w:type="auto"/>
            <w:gridSpan w:val="6"/>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8"/>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Head</w:t>
            </w:r>
          </w:p>
        </w:tc>
        <w:tc>
          <w:tcPr>
            <w:tcW w:w="0" w:type="auto"/>
            <w:gridSpan w:val="16"/>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128</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160</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192</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224</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256</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288</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320</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352</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384</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416</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448</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480</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512</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544</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576</w:t>
            </w:r>
          </w:p>
        </w:tc>
        <w:tc>
          <w:tcPr>
            <w:tcW w:w="0" w:type="auto"/>
            <w:gridSpan w:val="32"/>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auto"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608</w:t>
            </w:r>
          </w:p>
        </w:tc>
        <w:tc>
          <w:tcPr>
            <w:tcW w:w="0" w:type="auto"/>
            <w:gridSpan w:val="16"/>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c>
          <w:tcPr>
            <w:tcW w:w="0" w:type="auto"/>
            <w:gridSpan w:val="2"/>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8"/>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c>
          <w:tcPr>
            <w:tcW w:w="0" w:type="auto"/>
            <w:gridSpan w:val="6"/>
            <w:tcBorders>
              <w:top w:val="single" w:color="auto" w:sz="4" w:space="0"/>
              <w:left w:val="single" w:color="auto" w:sz="4" w:space="0"/>
              <w:bottom w:val="single" w:color="auto" w:sz="4" w:space="0"/>
              <w:right w:val="single" w:color="auto"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END</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w:t>
      </w:r>
      <w:r>
        <w:rPr>
          <w:rFonts w:ascii="宋体" w:hAnsi="宋体"/>
          <w:sz w:val="18"/>
          <w:szCs w:val="21"/>
        </w:rPr>
        <w:t>1</w:t>
      </w:r>
      <w:r>
        <w:rPr>
          <w:rFonts w:hint="eastAsia" w:ascii="宋体" w:hAnsi="宋体"/>
          <w:sz w:val="18"/>
          <w:szCs w:val="21"/>
        </w:rPr>
        <w:t xml:space="preserve"> 兼容AXI4.0模式下协议层包格式</w:t>
      </w:r>
    </w:p>
    <w:p>
      <w:pPr>
        <w:pStyle w:val="75"/>
        <w:ind w:firstLine="0" w:firstLineChars="0"/>
        <w:jc w:val="center"/>
        <w:rPr>
          <w:rFonts w:eastAsiaTheme="minorEastAsia"/>
          <w:b/>
          <w:bCs/>
        </w:rPr>
      </w:pPr>
    </w:p>
    <w:p>
      <w:pPr>
        <w:pStyle w:val="46"/>
        <w:numPr>
          <w:ilvl w:val="2"/>
          <w:numId w:val="2"/>
        </w:numPr>
        <w:snapToGrid w:val="0"/>
        <w:spacing w:line="360" w:lineRule="auto"/>
        <w:ind w:firstLineChars="0"/>
        <w:jc w:val="left"/>
        <w:rPr>
          <w:rFonts w:ascii="Times New Roman" w:hAnsi="Times New Roman" w:eastAsiaTheme="minorEastAsia"/>
        </w:rPr>
      </w:pPr>
      <w:r>
        <w:rPr>
          <w:rFonts w:hint="eastAsia" w:ascii="Times New Roman" w:hAnsi="Times New Roman" w:eastAsiaTheme="minorEastAsia"/>
          <w:b/>
          <w:bCs/>
        </w:rPr>
        <w:t>包头定义</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包头用于标识负载区域，包头内各字段位宽和位置如下表所示：</w:t>
      </w:r>
    </w:p>
    <w:tbl>
      <w:tblPr>
        <w:tblStyle w:val="34"/>
        <w:tblW w:w="0" w:type="auto"/>
        <w:tblInd w:w="0" w:type="dxa"/>
        <w:tblLayout w:type="autofit"/>
        <w:tblCellMar>
          <w:top w:w="15" w:type="dxa"/>
          <w:left w:w="15" w:type="dxa"/>
          <w:bottom w:w="15" w:type="dxa"/>
          <w:right w:w="15" w:type="dxa"/>
        </w:tblCellMar>
      </w:tblPr>
      <w:tblGrid>
        <w:gridCol w:w="264"/>
        <w:gridCol w:w="275"/>
        <w:gridCol w:w="275"/>
        <w:gridCol w:w="275"/>
        <w:gridCol w:w="275"/>
        <w:gridCol w:w="275"/>
        <w:gridCol w:w="275"/>
        <w:gridCol w:w="275"/>
        <w:gridCol w:w="275"/>
        <w:gridCol w:w="276"/>
        <w:gridCol w:w="276"/>
        <w:gridCol w:w="276"/>
        <w:gridCol w:w="276"/>
        <w:gridCol w:w="276"/>
        <w:gridCol w:w="276"/>
        <w:gridCol w:w="276"/>
        <w:gridCol w:w="276"/>
        <w:gridCol w:w="276"/>
        <w:gridCol w:w="276"/>
        <w:gridCol w:w="277"/>
        <w:gridCol w:w="277"/>
        <w:gridCol w:w="277"/>
        <w:gridCol w:w="277"/>
        <w:gridCol w:w="277"/>
        <w:gridCol w:w="277"/>
        <w:gridCol w:w="277"/>
        <w:gridCol w:w="277"/>
        <w:gridCol w:w="277"/>
        <w:gridCol w:w="277"/>
        <w:gridCol w:w="277"/>
        <w:gridCol w:w="277"/>
        <w:gridCol w:w="277"/>
        <w:gridCol w:w="277"/>
      </w:tblGrid>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b/>
                <w:bCs/>
                <w:kern w:val="0"/>
                <w:sz w:val="18"/>
                <w:szCs w:val="18"/>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0</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3</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4</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5</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30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31</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Ax</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T(3'b000)</w:t>
            </w:r>
          </w:p>
        </w:tc>
        <w:tc>
          <w:tcPr>
            <w:tcW w:w="284" w:type="dxa"/>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C_0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C_1</w:t>
            </w: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285"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CN</w:t>
            </w:r>
          </w:p>
        </w:tc>
        <w:tc>
          <w:tcPr>
            <w:tcW w:w="4845" w:type="dxa"/>
            <w:gridSpan w:val="17"/>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W</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T(3'b101)</w:t>
            </w:r>
          </w:p>
        </w:tc>
        <w:tc>
          <w:tcPr>
            <w:tcW w:w="0" w:type="auto"/>
            <w:gridSpan w:val="9"/>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TL</w:t>
            </w:r>
          </w:p>
        </w:tc>
        <w:tc>
          <w:tcPr>
            <w:tcW w:w="285" w:type="dxa"/>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w:t>
            </w:r>
          </w:p>
        </w:tc>
        <w:tc>
          <w:tcPr>
            <w:tcW w:w="285"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WL</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285"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ST</w:t>
            </w:r>
          </w:p>
        </w:tc>
        <w:tc>
          <w:tcPr>
            <w:tcW w:w="0" w:type="auto"/>
            <w:gridSpan w:val="11"/>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R</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T(3'b110)</w:t>
            </w:r>
          </w:p>
        </w:tc>
        <w:tc>
          <w:tcPr>
            <w:tcW w:w="284" w:type="dxa"/>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RL</w:t>
            </w:r>
          </w:p>
        </w:tc>
        <w:tc>
          <w:tcPr>
            <w:tcW w:w="0" w:type="auto"/>
            <w:gridSpan w:val="3"/>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TL</w:t>
            </w:r>
          </w:p>
        </w:tc>
        <w:tc>
          <w:tcPr>
            <w:tcW w:w="4845" w:type="dxa"/>
            <w:gridSpan w:val="17"/>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33</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34</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37</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63</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Ax</w:t>
            </w:r>
          </w:p>
        </w:tc>
        <w:tc>
          <w:tcPr>
            <w:tcW w:w="0" w:type="auto"/>
            <w:gridSpan w:val="3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W</w:t>
            </w:r>
          </w:p>
        </w:tc>
        <w:tc>
          <w:tcPr>
            <w:tcW w:w="0" w:type="auto"/>
            <w:gridSpan w:val="3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R</w:t>
            </w:r>
          </w:p>
        </w:tc>
        <w:tc>
          <w:tcPr>
            <w:tcW w:w="0" w:type="auto"/>
            <w:gridSpan w:val="3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w:t>
      </w:r>
      <w:r>
        <w:rPr>
          <w:rFonts w:ascii="宋体" w:hAnsi="宋体"/>
          <w:sz w:val="18"/>
          <w:szCs w:val="21"/>
        </w:rPr>
        <w:t>2 AW/AR/B/W/R通道协议层包包头</w:t>
      </w:r>
      <w:r>
        <w:rPr>
          <w:rFonts w:hint="eastAsia" w:ascii="宋体" w:hAnsi="宋体"/>
          <w:sz w:val="18"/>
          <w:szCs w:val="21"/>
        </w:rPr>
        <w:t>内各字段位宽和位置</w:t>
      </w:r>
    </w:p>
    <w:p>
      <w:pPr>
        <w:pStyle w:val="46"/>
        <w:snapToGrid w:val="0"/>
        <w:spacing w:line="360" w:lineRule="auto"/>
        <w:ind w:firstLine="0" w:firstLineChars="0"/>
        <w:jc w:val="center"/>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包头内各字段含义如下表所示：</w:t>
      </w:r>
    </w:p>
    <w:tbl>
      <w:tblPr>
        <w:tblStyle w:val="34"/>
        <w:tblW w:w="0" w:type="auto"/>
        <w:tblInd w:w="0" w:type="dxa"/>
        <w:tblLayout w:type="autofit"/>
        <w:tblCellMar>
          <w:top w:w="15" w:type="dxa"/>
          <w:left w:w="15" w:type="dxa"/>
          <w:bottom w:w="15" w:type="dxa"/>
          <w:right w:w="15" w:type="dxa"/>
        </w:tblCellMar>
      </w:tblPr>
      <w:tblGrid>
        <w:gridCol w:w="2469"/>
        <w:gridCol w:w="6633"/>
      </w:tblGrid>
      <w:tr>
        <w:tblPrEx>
          <w:tblCellMar>
            <w:top w:w="15" w:type="dxa"/>
            <w:left w:w="15" w:type="dxa"/>
            <w:bottom w:w="15" w:type="dxa"/>
            <w:right w:w="15" w:type="dxa"/>
          </w:tblCellMar>
        </w:tblPrEx>
        <w:trPr>
          <w:trHeight w:val="405" w:hRule="atLeast"/>
        </w:trPr>
        <w:tc>
          <w:tcPr>
            <w:tcW w:w="2533" w:type="dxa"/>
            <w:tcBorders>
              <w:top w:val="single" w:color="1F2329" w:sz="6" w:space="0"/>
              <w:left w:val="single" w:color="1F2329" w:sz="6" w:space="0"/>
              <w:bottom w:val="single" w:color="DEE0E3" w:sz="6" w:space="0"/>
              <w:right w:val="single" w:color="1F2329" w:sz="6" w:space="0"/>
            </w:tcBorders>
            <w:shd w:val="clear" w:color="auto" w:fill="D7D7D7"/>
            <w:vAlign w:val="center"/>
          </w:tcPr>
          <w:p>
            <w:pPr>
              <w:jc w:val="center"/>
              <w:rPr>
                <w:b/>
                <w:bCs/>
              </w:rPr>
            </w:pPr>
            <w:r>
              <w:rPr>
                <w:b/>
                <w:bCs/>
              </w:rPr>
              <w:t>字段命名</w:t>
            </w:r>
          </w:p>
        </w:tc>
        <w:tc>
          <w:tcPr>
            <w:tcW w:w="6851" w:type="dxa"/>
            <w:tcBorders>
              <w:top w:val="single" w:color="1F2329" w:sz="6" w:space="0"/>
              <w:left w:val="single" w:color="1F2329" w:sz="6" w:space="0"/>
              <w:bottom w:val="single" w:color="DEE0E3" w:sz="6" w:space="0"/>
              <w:right w:val="single" w:color="1F2329" w:sz="6" w:space="0"/>
            </w:tcBorders>
            <w:shd w:val="clear" w:color="auto" w:fill="D7D7D7"/>
            <w:vAlign w:val="center"/>
          </w:tcPr>
          <w:p>
            <w:pPr>
              <w:jc w:val="center"/>
              <w:rPr>
                <w:b/>
                <w:bCs/>
              </w:rPr>
            </w:pPr>
            <w:r>
              <w:rPr>
                <w:b/>
                <w:bCs/>
              </w:rPr>
              <w:t>字段功能描述</w:t>
            </w:r>
          </w:p>
        </w:tc>
      </w:tr>
      <w:tr>
        <w:tblPrEx>
          <w:tblCellMar>
            <w:top w:w="15" w:type="dxa"/>
            <w:left w:w="15" w:type="dxa"/>
            <w:bottom w:w="15" w:type="dxa"/>
            <w:right w:w="15" w:type="dxa"/>
          </w:tblCellMar>
        </w:tblPrEx>
        <w:trPr>
          <w:trHeight w:val="281"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T[2:0]</w:t>
            </w:r>
          </w:p>
        </w:tc>
        <w:tc>
          <w:tcPr>
            <w:tcW w:w="6851" w:type="dxa"/>
            <w:tcBorders>
              <w:top w:val="single" w:color="1F2329" w:sz="6" w:space="0"/>
              <w:left w:val="single" w:color="1F2329" w:sz="6" w:space="0"/>
              <w:bottom w:val="single" w:color="1F2329" w:sz="6" w:space="0"/>
              <w:right w:val="single" w:color="1F2329" w:sz="6" w:space="0"/>
            </w:tcBorders>
            <w:vAlign w:val="center"/>
          </w:tcPr>
          <w:p>
            <w:r>
              <w:t>用于标识协议层包类型，具体有如下7种，其余值保留：</w:t>
            </w:r>
          </w:p>
          <w:p>
            <w:r>
              <w:t>3'b000：AW/AR/B通道</w:t>
            </w:r>
          </w:p>
          <w:p>
            <w:r>
              <w:t>3'b001：中断拉高</w:t>
            </w:r>
          </w:p>
          <w:p>
            <w:r>
              <w:t>3'b010：中断拉低</w:t>
            </w:r>
          </w:p>
          <w:p>
            <w:r>
              <w:t>3'b011：清中断</w:t>
            </w:r>
          </w:p>
          <w:p>
            <w:r>
              <w:t>3'b100：PRBS序列</w:t>
            </w:r>
          </w:p>
          <w:p>
            <w:r>
              <w:t>3'b101：W通道</w:t>
            </w:r>
          </w:p>
          <w:p>
            <w:r>
              <w:t>3'b110：R通道</w:t>
            </w:r>
          </w:p>
        </w:tc>
      </w:tr>
      <w:tr>
        <w:tblPrEx>
          <w:tblCellMar>
            <w:top w:w="15" w:type="dxa"/>
            <w:left w:w="15" w:type="dxa"/>
            <w:bottom w:w="15" w:type="dxa"/>
            <w:right w:w="15" w:type="dxa"/>
          </w:tblCellMar>
        </w:tblPrEx>
        <w:trPr>
          <w:trHeight w:val="1140"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C_x[1:0]</w:t>
            </w:r>
          </w:p>
        </w:tc>
        <w:tc>
          <w:tcPr>
            <w:tcW w:w="6851" w:type="dxa"/>
            <w:tcBorders>
              <w:top w:val="single" w:color="1F2329" w:sz="6" w:space="0"/>
              <w:left w:val="single" w:color="1F2329" w:sz="6" w:space="0"/>
              <w:bottom w:val="single" w:color="1F2329" w:sz="6" w:space="0"/>
              <w:right w:val="single" w:color="1F2329" w:sz="6" w:space="0"/>
            </w:tcBorders>
            <w:vAlign w:val="center"/>
          </w:tcPr>
          <w:p>
            <w:r>
              <w:t>AW/AR/B通道</w:t>
            </w:r>
            <w:r>
              <w:rPr>
                <w:rFonts w:hint="eastAsia"/>
              </w:rPr>
              <w:t>2</w:t>
            </w:r>
            <w:r>
              <w:t>个命令识别码，优先使用C_0，其次C_1：</w:t>
            </w:r>
          </w:p>
          <w:p>
            <w:r>
              <w:t>2'b00：AW通道</w:t>
            </w:r>
          </w:p>
          <w:p>
            <w:r>
              <w:t>2'b01：AR通道</w:t>
            </w:r>
          </w:p>
          <w:p>
            <w:r>
              <w:t>2</w:t>
            </w:r>
            <w:r>
              <w:rPr>
                <w:rFonts w:hint="eastAsia"/>
              </w:rPr>
              <w:t>'</w:t>
            </w:r>
            <w:r>
              <w:t>b10：B通道</w:t>
            </w:r>
          </w:p>
        </w:tc>
      </w:tr>
      <w:tr>
        <w:tblPrEx>
          <w:tblCellMar>
            <w:top w:w="15" w:type="dxa"/>
            <w:left w:w="15" w:type="dxa"/>
            <w:bottom w:w="15" w:type="dxa"/>
            <w:right w:w="15" w:type="dxa"/>
          </w:tblCellMar>
        </w:tblPrEx>
        <w:trPr>
          <w:trHeight w:val="885"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CN[0:0]</w:t>
            </w:r>
          </w:p>
        </w:tc>
        <w:tc>
          <w:tcPr>
            <w:tcW w:w="6851" w:type="dxa"/>
            <w:tcBorders>
              <w:top w:val="single" w:color="1F2329" w:sz="6" w:space="0"/>
              <w:left w:val="single" w:color="1F2329" w:sz="6" w:space="0"/>
              <w:bottom w:val="single" w:color="1F2329" w:sz="6" w:space="0"/>
              <w:right w:val="single" w:color="1F2329" w:sz="6" w:space="0"/>
            </w:tcBorders>
            <w:vAlign w:val="center"/>
          </w:tcPr>
          <w:p>
            <w:r>
              <w:t>AW/AR/B通道命令个数：</w:t>
            </w:r>
          </w:p>
          <w:p>
            <w:r>
              <w:t>1'b0：1个命令</w:t>
            </w:r>
          </w:p>
          <w:p>
            <w:r>
              <w:t>1'b1：2个命令</w:t>
            </w:r>
          </w:p>
        </w:tc>
      </w:tr>
      <w:tr>
        <w:tblPrEx>
          <w:tblCellMar>
            <w:top w:w="15" w:type="dxa"/>
            <w:left w:w="15" w:type="dxa"/>
            <w:bottom w:w="15" w:type="dxa"/>
            <w:right w:w="15" w:type="dxa"/>
          </w:tblCellMar>
        </w:tblPrEx>
        <w:trPr>
          <w:trHeight w:val="2416"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TL[2:0]</w:t>
            </w:r>
          </w:p>
        </w:tc>
        <w:tc>
          <w:tcPr>
            <w:tcW w:w="6851" w:type="dxa"/>
            <w:tcBorders>
              <w:top w:val="single" w:color="1F2329" w:sz="6" w:space="0"/>
              <w:left w:val="single" w:color="1F2329" w:sz="6" w:space="0"/>
              <w:bottom w:val="single" w:color="1F2329" w:sz="6" w:space="0"/>
              <w:right w:val="single" w:color="1F2329" w:sz="6" w:space="0"/>
            </w:tcBorders>
            <w:vAlign w:val="center"/>
          </w:tcPr>
          <w:p>
            <w:r>
              <w:t>当前协议层包包含的W/R通道传输的个数：</w:t>
            </w:r>
          </w:p>
          <w:p>
            <w:r>
              <w:t>3'b000：1个传输</w:t>
            </w:r>
          </w:p>
          <w:p>
            <w:r>
              <w:t>3'b001：2个传输</w:t>
            </w:r>
          </w:p>
          <w:p>
            <w:r>
              <w:t>3'b010：3个传输</w:t>
            </w:r>
          </w:p>
          <w:p>
            <w:r>
              <w:t>3'b011：4个传输</w:t>
            </w:r>
          </w:p>
          <w:p>
            <w:r>
              <w:t>3'b100：5个传输</w:t>
            </w:r>
          </w:p>
          <w:p>
            <w:r>
              <w:t>3'b101：6个传输</w:t>
            </w:r>
          </w:p>
          <w:p>
            <w:r>
              <w:t>3'b110：7个传输</w:t>
            </w:r>
          </w:p>
          <w:p>
            <w:r>
              <w:t>3'b111：8个传输</w:t>
            </w:r>
          </w:p>
        </w:tc>
      </w:tr>
      <w:tr>
        <w:tblPrEx>
          <w:tblCellMar>
            <w:top w:w="15" w:type="dxa"/>
            <w:left w:w="15" w:type="dxa"/>
            <w:bottom w:w="15" w:type="dxa"/>
            <w:right w:w="15" w:type="dxa"/>
          </w:tblCellMar>
        </w:tblPrEx>
        <w:trPr>
          <w:trHeight w:val="405"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WL[0:0]</w:t>
            </w:r>
          </w:p>
        </w:tc>
        <w:tc>
          <w:tcPr>
            <w:tcW w:w="6851" w:type="dxa"/>
            <w:tcBorders>
              <w:top w:val="single" w:color="1F2329" w:sz="6" w:space="0"/>
              <w:left w:val="single" w:color="1F2329" w:sz="6" w:space="0"/>
              <w:bottom w:val="single" w:color="1F2329" w:sz="6" w:space="0"/>
              <w:right w:val="single" w:color="1F2329" w:sz="6" w:space="0"/>
            </w:tcBorders>
            <w:vAlign w:val="center"/>
          </w:tcPr>
          <w:p>
            <w:r>
              <w:t>当前协议层包的W通道的最后一个传输是WLAST</w:t>
            </w:r>
          </w:p>
        </w:tc>
      </w:tr>
      <w:tr>
        <w:tblPrEx>
          <w:tblCellMar>
            <w:top w:w="15" w:type="dxa"/>
            <w:left w:w="15" w:type="dxa"/>
            <w:bottom w:w="15" w:type="dxa"/>
            <w:right w:w="15" w:type="dxa"/>
          </w:tblCellMar>
        </w:tblPrEx>
        <w:trPr>
          <w:trHeight w:val="953" w:hRule="atLeast"/>
        </w:trPr>
        <w:tc>
          <w:tcPr>
            <w:tcW w:w="2533" w:type="dxa"/>
            <w:tcBorders>
              <w:top w:val="single" w:color="1F2329" w:sz="6" w:space="0"/>
              <w:left w:val="single" w:color="1F2329" w:sz="6" w:space="0"/>
              <w:bottom w:val="single" w:color="1F2329" w:sz="6" w:space="0"/>
              <w:right w:val="single" w:color="1F2329" w:sz="6" w:space="0"/>
            </w:tcBorders>
            <w:vAlign w:val="center"/>
          </w:tcPr>
          <w:p>
            <w:r>
              <w:t>ST[0:0]</w:t>
            </w:r>
          </w:p>
        </w:tc>
        <w:tc>
          <w:tcPr>
            <w:tcW w:w="6851" w:type="dxa"/>
            <w:tcBorders>
              <w:top w:val="single" w:color="1F2329" w:sz="6" w:space="0"/>
              <w:left w:val="single" w:color="1F2329" w:sz="6" w:space="0"/>
              <w:bottom w:val="single" w:color="1F2329" w:sz="6" w:space="0"/>
              <w:right w:val="single" w:color="1F2329" w:sz="6" w:space="0"/>
            </w:tcBorders>
            <w:vAlign w:val="center"/>
          </w:tcPr>
          <w:p>
            <w:r>
              <w:t>当前协议层包的W通道的WSTRB信号压缩类型：</w:t>
            </w:r>
          </w:p>
          <w:p>
            <w:r>
              <w:t>1</w:t>
            </w:r>
            <w:r>
              <w:rPr>
                <w:rFonts w:hint="eastAsia"/>
              </w:rPr>
              <w:t>'</w:t>
            </w:r>
            <w:r>
              <w:t>b0：所有传输都带WSTRB信号</w:t>
            </w:r>
          </w:p>
          <w:p>
            <w:r>
              <w:t>1'b1：只有头尾两笔传输带WSTRB信号，中间位置自动补成全1</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w:t>
      </w:r>
      <w:r>
        <w:rPr>
          <w:rFonts w:ascii="宋体" w:hAnsi="宋体"/>
          <w:sz w:val="18"/>
          <w:szCs w:val="21"/>
        </w:rPr>
        <w:t>3</w:t>
      </w:r>
      <w:r>
        <w:rPr>
          <w:rFonts w:hint="eastAsia" w:ascii="宋体" w:hAnsi="宋体"/>
          <w:sz w:val="18"/>
          <w:szCs w:val="21"/>
        </w:rPr>
        <w:t xml:space="preserve"> 包头内各字段含义</w:t>
      </w:r>
    </w:p>
    <w:p>
      <w:pPr>
        <w:pStyle w:val="46"/>
        <w:snapToGrid w:val="0"/>
        <w:spacing w:line="360" w:lineRule="auto"/>
        <w:ind w:firstLine="0" w:firstLineChars="0"/>
        <w:jc w:val="center"/>
        <w:rPr>
          <w:rFonts w:ascii="Times New Roman" w:hAnsi="Times New Roman" w:eastAsiaTheme="minorEastAsia"/>
        </w:rPr>
      </w:pPr>
    </w:p>
    <w:p>
      <w:pPr>
        <w:pStyle w:val="46"/>
        <w:numPr>
          <w:ilvl w:val="2"/>
          <w:numId w:val="2"/>
        </w:numPr>
        <w:snapToGrid w:val="0"/>
        <w:spacing w:line="360" w:lineRule="auto"/>
        <w:ind w:firstLineChars="0"/>
        <w:jc w:val="left"/>
        <w:rPr>
          <w:rFonts w:ascii="Times New Roman" w:hAnsi="Times New Roman" w:eastAsiaTheme="minorEastAsia"/>
        </w:rPr>
      </w:pPr>
      <w:r>
        <w:rPr>
          <w:rFonts w:hint="eastAsia" w:ascii="Times New Roman" w:hAnsi="Times New Roman" w:eastAsiaTheme="minorEastAsia"/>
          <w:b/>
          <w:bCs/>
        </w:rPr>
        <w:t>组包规则</w:t>
      </w:r>
    </w:p>
    <w:p>
      <w:pPr>
        <w:spacing w:before="120" w:beforeLines="50" w:after="120" w:afterLines="50"/>
        <w:outlineLvl w:val="4"/>
        <w:rPr>
          <w:rFonts w:ascii="黑体" w:hAnsi="黑体" w:eastAsia="黑体"/>
          <w:szCs w:val="21"/>
        </w:rPr>
      </w:pPr>
      <w:r>
        <w:rPr>
          <w:rFonts w:hint="eastAsia" w:ascii="黑体" w:hAnsi="黑体" w:eastAsia="黑体"/>
          <w:szCs w:val="21"/>
        </w:rPr>
        <w:t>5.1.3.1 AW/AR/B通道组包规则</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包头的类型字段为3'b000表示当前协议层包是AW/AR/B通道组成的协议层包，支持最多放置2个AW/AR/B通道命令到1个协议层包，优先放置到A_0，其次A_1，组包格式如下图所示：</w:t>
      </w:r>
    </w:p>
    <w:tbl>
      <w:tblPr>
        <w:tblStyle w:val="34"/>
        <w:tblW w:w="0" w:type="auto"/>
        <w:tblInd w:w="0" w:type="dxa"/>
        <w:tblLayout w:type="autofit"/>
        <w:tblCellMar>
          <w:top w:w="15" w:type="dxa"/>
          <w:left w:w="15" w:type="dxa"/>
          <w:bottom w:w="15" w:type="dxa"/>
          <w:right w:w="15" w:type="dxa"/>
        </w:tblCellMar>
      </w:tblPr>
      <w:tblGrid>
        <w:gridCol w:w="477"/>
        <w:gridCol w:w="269"/>
        <w:gridCol w:w="269"/>
        <w:gridCol w:w="269"/>
        <w:gridCol w:w="269"/>
        <w:gridCol w:w="269"/>
        <w:gridCol w:w="269"/>
        <w:gridCol w:w="269"/>
        <w:gridCol w:w="269"/>
        <w:gridCol w:w="269"/>
        <w:gridCol w:w="269"/>
        <w:gridCol w:w="269"/>
        <w:gridCol w:w="269"/>
        <w:gridCol w:w="269"/>
        <w:gridCol w:w="269"/>
        <w:gridCol w:w="269"/>
        <w:gridCol w:w="270"/>
        <w:gridCol w:w="270"/>
        <w:gridCol w:w="270"/>
        <w:gridCol w:w="270"/>
        <w:gridCol w:w="270"/>
        <w:gridCol w:w="270"/>
        <w:gridCol w:w="270"/>
        <w:gridCol w:w="270"/>
        <w:gridCol w:w="270"/>
        <w:gridCol w:w="270"/>
        <w:gridCol w:w="270"/>
        <w:gridCol w:w="270"/>
        <w:gridCol w:w="270"/>
        <w:gridCol w:w="270"/>
        <w:gridCol w:w="270"/>
        <w:gridCol w:w="270"/>
        <w:gridCol w:w="270"/>
      </w:tblGrid>
      <w:tr>
        <w:tblPrEx>
          <w:tblCellMar>
            <w:top w:w="15" w:type="dxa"/>
            <w:left w:w="15" w:type="dxa"/>
            <w:bottom w:w="15" w:type="dxa"/>
            <w:right w:w="15" w:type="dxa"/>
          </w:tblCellMar>
        </w:tblPrEx>
        <w:trPr>
          <w:trHeight w:val="405" w:hRule="atLeast"/>
        </w:trPr>
        <w:tc>
          <w:tcPr>
            <w:tcW w:w="675" w:type="dxa"/>
            <w:tcBorders>
              <w:top w:val="single" w:color="DEE0E3" w:sz="6" w:space="0"/>
              <w:left w:val="single" w:color="DEE0E3" w:sz="6" w:space="0"/>
              <w:bottom w:val="single" w:color="DEE0E3" w:sz="6"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Byte</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375" w:type="dxa"/>
            <w:tcBorders>
              <w:top w:val="single" w:color="DEE0E3" w:sz="6" w:space="0"/>
              <w:left w:val="single" w:color="DEE0E3" w:sz="6" w:space="0"/>
              <w:bottom w:val="single" w:color="auto" w:sz="4" w:space="0"/>
              <w:right w:val="single" w:color="DEE0E3" w:sz="6"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405" w:hRule="atLeast"/>
        </w:trPr>
        <w:tc>
          <w:tcPr>
            <w:tcW w:w="675" w:type="dxa"/>
            <w:tcBorders>
              <w:top w:val="single" w:color="DEE0E3" w:sz="6" w:space="0"/>
              <w:left w:val="single" w:color="DEE0E3" w:sz="6" w:space="0"/>
              <w:bottom w:val="single" w:color="DEE0E3" w:sz="6"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STP</w:t>
            </w:r>
          </w:p>
        </w:tc>
        <w:tc>
          <w:tcPr>
            <w:tcW w:w="0" w:type="auto"/>
            <w:gridSpan w:val="6"/>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8"/>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Head</w:t>
            </w:r>
          </w:p>
        </w:tc>
        <w:tc>
          <w:tcPr>
            <w:tcW w:w="0" w:type="auto"/>
            <w:gridSpan w:val="16"/>
            <w:tcBorders>
              <w:top w:val="single" w:color="auto" w:sz="4" w:space="0"/>
              <w:left w:val="single" w:color="auto" w:sz="4" w:space="0"/>
              <w:bottom w:val="single" w:color="auto" w:sz="4" w:space="0"/>
              <w:right w:val="single" w:color="auto" w:sz="4" w:space="0"/>
            </w:tcBorders>
            <w:shd w:val="clear" w:color="auto" w:fill="FFFFFF"/>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A_0[63:0]</w:t>
            </w:r>
          </w:p>
        </w:tc>
      </w:tr>
      <w:tr>
        <w:tblPrEx>
          <w:tblCellMar>
            <w:top w:w="15" w:type="dxa"/>
            <w:left w:w="15" w:type="dxa"/>
            <w:bottom w:w="15" w:type="dxa"/>
            <w:right w:w="15" w:type="dxa"/>
          </w:tblCellMar>
        </w:tblPrEx>
        <w:trPr>
          <w:trHeight w:val="405" w:hRule="atLeast"/>
        </w:trPr>
        <w:tc>
          <w:tcPr>
            <w:tcW w:w="675" w:type="dxa"/>
            <w:tcBorders>
              <w:top w:val="single" w:color="DEE0E3" w:sz="6" w:space="0"/>
              <w:left w:val="single" w:color="DEE0E3" w:sz="6" w:space="0"/>
              <w:bottom w:val="single" w:color="DEE0E3" w:sz="6"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0" w:type="auto"/>
            <w:gridSpan w:val="16"/>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A_1[63:0]</w:t>
            </w:r>
          </w:p>
        </w:tc>
        <w:tc>
          <w:tcPr>
            <w:tcW w:w="0" w:type="auto"/>
            <w:gridSpan w:val="16"/>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405" w:hRule="atLeast"/>
        </w:trPr>
        <w:tc>
          <w:tcPr>
            <w:tcW w:w="675" w:type="dxa"/>
            <w:tcBorders>
              <w:top w:val="single" w:color="DEE0E3" w:sz="6" w:space="0"/>
              <w:left w:val="single" w:color="DEE0E3" w:sz="6" w:space="0"/>
              <w:bottom w:val="single" w:color="DEE0E3" w:sz="6"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0" w:type="auto"/>
            <w:gridSpan w:val="32"/>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405" w:hRule="atLeast"/>
        </w:trPr>
        <w:tc>
          <w:tcPr>
            <w:tcW w:w="675" w:type="dxa"/>
            <w:tcBorders>
              <w:top w:val="single" w:color="DEE0E3" w:sz="6" w:space="0"/>
              <w:left w:val="single" w:color="DEE0E3" w:sz="6" w:space="0"/>
              <w:bottom w:val="single" w:color="DEE0E3" w:sz="6" w:space="0"/>
              <w:right w:val="single" w:color="auto" w:sz="4" w:space="0"/>
            </w:tcBorders>
            <w:shd w:val="clear" w:color="auto" w:fill="auto"/>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0" w:type="auto"/>
            <w:gridSpan w:val="18"/>
            <w:tcBorders>
              <w:top w:val="single" w:color="auto" w:sz="4" w:space="0"/>
              <w:left w:val="single" w:color="auto" w:sz="4" w:space="0"/>
              <w:bottom w:val="single" w:color="auto" w:sz="4" w:space="0"/>
              <w:right w:val="single" w:color="auto" w:sz="4" w:space="0"/>
            </w:tcBorders>
            <w:shd w:val="clear" w:color="auto" w:fill="F2F3F5"/>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8"/>
            <w:tcBorders>
              <w:top w:val="single" w:color="auto" w:sz="4" w:space="0"/>
              <w:left w:val="single" w:color="auto" w:sz="4" w:space="0"/>
              <w:bottom w:val="single" w:color="auto" w:sz="4" w:space="0"/>
              <w:right w:val="single" w:color="auto" w:sz="4"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c>
          <w:tcPr>
            <w:tcW w:w="0" w:type="auto"/>
            <w:gridSpan w:val="6"/>
            <w:tcBorders>
              <w:top w:val="single" w:color="auto" w:sz="4" w:space="0"/>
              <w:left w:val="single" w:color="auto" w:sz="4" w:space="0"/>
              <w:bottom w:val="single" w:color="auto" w:sz="4" w:space="0"/>
              <w:right w:val="single" w:color="auto" w:sz="4" w:space="0"/>
            </w:tcBorders>
            <w:noWrap/>
            <w:vAlign w:val="center"/>
          </w:tcPr>
          <w:p>
            <w:pPr>
              <w:widowControl/>
              <w:spacing w:line="23" w:lineRule="atLeast"/>
              <w:jc w:val="center"/>
              <w:textAlignment w:val="center"/>
              <w:rPr>
                <w:rFonts w:ascii="Arial" w:hAnsi="Arial" w:eastAsia="Arial" w:cs="Arial"/>
                <w:sz w:val="16"/>
                <w:szCs w:val="16"/>
              </w:rPr>
            </w:pPr>
            <w:r>
              <w:rPr>
                <w:rFonts w:ascii="Arial" w:hAnsi="Arial" w:eastAsia="Arial" w:cs="Arial"/>
                <w:kern w:val="0"/>
                <w:sz w:val="16"/>
                <w:szCs w:val="16"/>
                <w:lang w:bidi="ar"/>
              </w:rPr>
              <w:t>END</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表5-4 兼容AXI4.0模式下AW/AR/B通道协议层包格式定义</w:t>
      </w:r>
    </w:p>
    <w:p>
      <w:pPr>
        <w:tabs>
          <w:tab w:val="center" w:pos="4201"/>
          <w:tab w:val="right" w:leader="dot" w:pos="9298"/>
        </w:tabs>
        <w:autoSpaceDE w:val="0"/>
        <w:autoSpaceDN w:val="0"/>
      </w:pPr>
    </w:p>
    <w:p>
      <w:pPr>
        <w:tabs>
          <w:tab w:val="center" w:pos="4201"/>
          <w:tab w:val="right" w:leader="dot" w:pos="9298"/>
        </w:tabs>
        <w:autoSpaceDE w:val="0"/>
        <w:autoSpaceDN w:val="0"/>
        <w:ind w:firstLine="420" w:firstLineChars="200"/>
      </w:pPr>
      <w:r>
        <w:rPr>
          <w:rFonts w:hint="eastAsia"/>
        </w:rPr>
        <w:t>A_x内各字段位宽和位置如下图所示：</w:t>
      </w:r>
    </w:p>
    <w:tbl>
      <w:tblPr>
        <w:tblStyle w:val="34"/>
        <w:tblW w:w="0" w:type="auto"/>
        <w:tblInd w:w="0" w:type="dxa"/>
        <w:tblLayout w:type="autofit"/>
        <w:tblCellMar>
          <w:top w:w="15" w:type="dxa"/>
          <w:left w:w="15" w:type="dxa"/>
          <w:bottom w:w="15" w:type="dxa"/>
          <w:right w:w="15" w:type="dxa"/>
        </w:tblCellMar>
      </w:tblPr>
      <w:tblGrid>
        <w:gridCol w:w="264"/>
        <w:gridCol w:w="275"/>
        <w:gridCol w:w="275"/>
        <w:gridCol w:w="275"/>
        <w:gridCol w:w="275"/>
        <w:gridCol w:w="275"/>
        <w:gridCol w:w="275"/>
        <w:gridCol w:w="275"/>
        <w:gridCol w:w="275"/>
        <w:gridCol w:w="276"/>
        <w:gridCol w:w="276"/>
        <w:gridCol w:w="276"/>
        <w:gridCol w:w="276"/>
        <w:gridCol w:w="276"/>
        <w:gridCol w:w="276"/>
        <w:gridCol w:w="276"/>
        <w:gridCol w:w="276"/>
        <w:gridCol w:w="276"/>
        <w:gridCol w:w="276"/>
        <w:gridCol w:w="277"/>
        <w:gridCol w:w="277"/>
        <w:gridCol w:w="277"/>
        <w:gridCol w:w="277"/>
        <w:gridCol w:w="277"/>
        <w:gridCol w:w="277"/>
        <w:gridCol w:w="277"/>
        <w:gridCol w:w="277"/>
        <w:gridCol w:w="277"/>
        <w:gridCol w:w="277"/>
        <w:gridCol w:w="277"/>
        <w:gridCol w:w="277"/>
        <w:gridCol w:w="277"/>
        <w:gridCol w:w="277"/>
      </w:tblGrid>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Ax</w:t>
            </w:r>
          </w:p>
        </w:tc>
        <w:tc>
          <w:tcPr>
            <w:tcW w:w="284"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AL</w:t>
            </w:r>
          </w:p>
        </w:tc>
        <w:tc>
          <w:tcPr>
            <w:tcW w:w="284" w:type="dxa"/>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w:t>
            </w:r>
          </w:p>
        </w:tc>
        <w:tc>
          <w:tcPr>
            <w:tcW w:w="0" w:type="auto"/>
            <w:gridSpan w:val="2"/>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AB</w:t>
            </w:r>
            <w:r>
              <w:rPr>
                <w:rFonts w:hint="eastAsia" w:ascii="Arial" w:hAnsi="Arial" w:eastAsia="Arial" w:cs="Arial"/>
                <w:kern w:val="0"/>
                <w:sz w:val="16"/>
                <w:szCs w:val="16"/>
                <w:lang w:bidi="ar"/>
              </w:rPr>
              <w:t>ST</w:t>
            </w:r>
          </w:p>
        </w:tc>
        <w:tc>
          <w:tcPr>
            <w:tcW w:w="0" w:type="auto"/>
            <w:gridSpan w:val="3"/>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ASIZE</w:t>
            </w:r>
          </w:p>
        </w:tc>
        <w:tc>
          <w:tcPr>
            <w:tcW w:w="0" w:type="auto"/>
            <w:gridSpan w:val="3"/>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APROT</w:t>
            </w:r>
          </w:p>
        </w:tc>
        <w:tc>
          <w:tcPr>
            <w:tcW w:w="0" w:type="auto"/>
            <w:gridSpan w:val="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ALEN</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ACACHE</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AREGION</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AQOS</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ADDR[0:3]</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BR</w:t>
            </w:r>
            <w:r>
              <w:rPr>
                <w:rFonts w:hint="eastAsia" w:ascii="Arial" w:hAnsi="Arial" w:eastAsia="Arial" w:cs="Arial"/>
                <w:kern w:val="0"/>
                <w:sz w:val="16"/>
                <w:szCs w:val="16"/>
                <w:lang w:bidi="ar"/>
              </w:rPr>
              <w:t>S</w:t>
            </w:r>
            <w:r>
              <w:rPr>
                <w:rFonts w:ascii="Arial" w:hAnsi="Arial" w:eastAsia="Arial" w:cs="Arial"/>
                <w:kern w:val="0"/>
                <w:sz w:val="16"/>
                <w:szCs w:val="16"/>
                <w:lang w:bidi="ar"/>
              </w:rPr>
              <w:t>P</w:t>
            </w:r>
          </w:p>
        </w:tc>
        <w:tc>
          <w:tcPr>
            <w:tcW w:w="0" w:type="auto"/>
            <w:gridSpan w:val="30"/>
            <w:tcBorders>
              <w:top w:val="single" w:color="DEE0E3"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33</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34</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37</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63</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Ax</w:t>
            </w:r>
          </w:p>
        </w:tc>
        <w:tc>
          <w:tcPr>
            <w:tcW w:w="0" w:type="auto"/>
            <w:gridSpan w:val="32"/>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ADDR[4:35]</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w:t>
            </w:r>
          </w:p>
        </w:tc>
        <w:tc>
          <w:tcPr>
            <w:tcW w:w="9112" w:type="dxa"/>
            <w:gridSpan w:val="32"/>
            <w:tcBorders>
              <w:top w:val="single" w:color="DEE0E3"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65</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67</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68</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69</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70</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95</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Ax</w:t>
            </w:r>
          </w:p>
        </w:tc>
        <w:tc>
          <w:tcPr>
            <w:tcW w:w="0" w:type="auto"/>
            <w:gridSpan w:val="2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ADDR[36:63]</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AID[0:3]</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w:t>
            </w:r>
          </w:p>
        </w:tc>
        <w:tc>
          <w:tcPr>
            <w:tcW w:w="0" w:type="auto"/>
            <w:gridSpan w:val="28"/>
            <w:tcBorders>
              <w:top w:val="single" w:color="DEE0E3"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4"/>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BID[0:3]</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Bit</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97</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98</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99</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100</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101</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102</w:t>
            </w:r>
          </w:p>
        </w:tc>
        <w:tc>
          <w:tcPr>
            <w:tcW w:w="284"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117</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118</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119</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120</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121</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122</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123</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124</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125</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126</w:t>
            </w:r>
          </w:p>
        </w:tc>
        <w:tc>
          <w:tcPr>
            <w:tcW w:w="285"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127</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Ax</w:t>
            </w:r>
          </w:p>
        </w:tc>
        <w:tc>
          <w:tcPr>
            <w:tcW w:w="0" w:type="auto"/>
            <w:gridSpan w:val="4"/>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AID[4:7]</w:t>
            </w:r>
          </w:p>
        </w:tc>
        <w:tc>
          <w:tcPr>
            <w:tcW w:w="0" w:type="auto"/>
            <w:gridSpan w:val="16"/>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AUSER</w:t>
            </w:r>
          </w:p>
        </w:tc>
        <w:tc>
          <w:tcPr>
            <w:tcW w:w="0" w:type="auto"/>
            <w:gridSpan w:val="1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272"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w:t>
            </w:r>
          </w:p>
        </w:tc>
        <w:tc>
          <w:tcPr>
            <w:tcW w:w="0" w:type="auto"/>
            <w:gridSpan w:val="4"/>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BID[4:7]</w:t>
            </w:r>
          </w:p>
        </w:tc>
        <w:tc>
          <w:tcPr>
            <w:tcW w:w="0" w:type="auto"/>
            <w:gridSpan w:val="16"/>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BUSER</w:t>
            </w:r>
          </w:p>
        </w:tc>
        <w:tc>
          <w:tcPr>
            <w:tcW w:w="0" w:type="auto"/>
            <w:gridSpan w:val="1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表5-5 兼容AXI4.0模式下协议层包A_x内各字段位宽和位置</w:t>
      </w:r>
    </w:p>
    <w:p>
      <w:pPr>
        <w:tabs>
          <w:tab w:val="center" w:pos="4201"/>
          <w:tab w:val="right" w:leader="dot" w:pos="9298"/>
        </w:tabs>
        <w:autoSpaceDE w:val="0"/>
        <w:autoSpaceDN w:val="0"/>
      </w:pPr>
    </w:p>
    <w:p>
      <w:pPr>
        <w:tabs>
          <w:tab w:val="center" w:pos="4201"/>
          <w:tab w:val="right" w:leader="dot" w:pos="9298"/>
        </w:tabs>
        <w:autoSpaceDE w:val="0"/>
        <w:autoSpaceDN w:val="0"/>
        <w:ind w:firstLine="420" w:firstLineChars="200"/>
      </w:pPr>
      <w:r>
        <w:rPr>
          <w:rFonts w:hint="eastAsia"/>
        </w:rPr>
        <w:t>A_x内各字段含义如下表所示：</w:t>
      </w:r>
    </w:p>
    <w:tbl>
      <w:tblPr>
        <w:tblStyle w:val="34"/>
        <w:tblW w:w="7539" w:type="dxa"/>
        <w:jc w:val="center"/>
        <w:tblLayout w:type="autofit"/>
        <w:tblCellMar>
          <w:top w:w="15" w:type="dxa"/>
          <w:left w:w="15" w:type="dxa"/>
          <w:bottom w:w="15" w:type="dxa"/>
          <w:right w:w="15" w:type="dxa"/>
        </w:tblCellMar>
      </w:tblPr>
      <w:tblGrid>
        <w:gridCol w:w="2051"/>
        <w:gridCol w:w="5488"/>
      </w:tblGrid>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shd w:val="clear" w:color="auto" w:fill="D7D7D7"/>
            <w:vAlign w:val="center"/>
          </w:tcPr>
          <w:p>
            <w:pPr>
              <w:jc w:val="center"/>
              <w:rPr>
                <w:b/>
                <w:bCs/>
              </w:rPr>
            </w:pPr>
            <w:r>
              <w:rPr>
                <w:b/>
                <w:bCs/>
              </w:rPr>
              <w:t>字段命名</w:t>
            </w:r>
          </w:p>
        </w:tc>
        <w:tc>
          <w:tcPr>
            <w:tcW w:w="5488" w:type="dxa"/>
            <w:tcBorders>
              <w:top w:val="single" w:color="1F2329" w:sz="6" w:space="0"/>
              <w:left w:val="single" w:color="1F2329" w:sz="6" w:space="0"/>
              <w:bottom w:val="single" w:color="1F2329" w:sz="6" w:space="0"/>
              <w:right w:val="single" w:color="1F2329" w:sz="6" w:space="0"/>
            </w:tcBorders>
            <w:shd w:val="clear" w:color="auto" w:fill="D7D7D7"/>
            <w:vAlign w:val="center"/>
          </w:tcPr>
          <w:p>
            <w:pPr>
              <w:jc w:val="center"/>
              <w:rPr>
                <w:b/>
                <w:bCs/>
              </w:rPr>
            </w:pPr>
            <w:r>
              <w:rPr>
                <w:b/>
                <w:bCs/>
              </w:rPr>
              <w:t>字段功能描述</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ADDR[63:0]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AW/AR通道ADDR信号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ALEN[5:0]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AW/AR通道LEN信号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AID[7:0]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AW/AR通道ID信号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ASIZE[2:0]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AW/AR通道SIZE信号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AQOS[3:0]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AW/AR通道QOS信号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AUSER[15:0]</w:t>
            </w:r>
          </w:p>
        </w:tc>
        <w:tc>
          <w:tcPr>
            <w:tcW w:w="5488" w:type="dxa"/>
            <w:tcBorders>
              <w:top w:val="single" w:color="1F2329" w:sz="6" w:space="0"/>
              <w:left w:val="single" w:color="1F2329" w:sz="6" w:space="0"/>
              <w:bottom w:val="single" w:color="1F2329" w:sz="6" w:space="0"/>
              <w:right w:val="single" w:color="1F2329" w:sz="6" w:space="0"/>
            </w:tcBorders>
            <w:vAlign w:val="center"/>
          </w:tcPr>
          <w:p>
            <w:r>
              <w:t>AW</w:t>
            </w:r>
            <w:r>
              <w:rPr>
                <w:rFonts w:hint="eastAsia"/>
              </w:rPr>
              <w:t>/AR</w:t>
            </w:r>
            <w:r>
              <w:t>通道USER信号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AL[0:0]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AW/AR通道LOCK信号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ABST[1:0]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AW/AR通道BURST信号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APROT[2:0]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AW/AR通道PROT信号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ACACHE[3:0]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AW/AR通道CACHE信号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AREGION[3:0]</w:t>
            </w:r>
          </w:p>
        </w:tc>
        <w:tc>
          <w:tcPr>
            <w:tcW w:w="5488" w:type="dxa"/>
            <w:tcBorders>
              <w:top w:val="single" w:color="1F2329" w:sz="6" w:space="0"/>
              <w:left w:val="single" w:color="1F2329" w:sz="6" w:space="0"/>
              <w:bottom w:val="single" w:color="1F2329" w:sz="6" w:space="0"/>
              <w:right w:val="single" w:color="1F2329" w:sz="6" w:space="0"/>
            </w:tcBorders>
            <w:vAlign w:val="center"/>
          </w:tcPr>
          <w:p>
            <w:r>
              <w:t>AW/AR通道REGION信号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BID[7:0]</w:t>
            </w:r>
          </w:p>
        </w:tc>
        <w:tc>
          <w:tcPr>
            <w:tcW w:w="5488" w:type="dxa"/>
            <w:tcBorders>
              <w:top w:val="single" w:color="1F2329" w:sz="6" w:space="0"/>
              <w:left w:val="single" w:color="1F2329" w:sz="6" w:space="0"/>
              <w:bottom w:val="single" w:color="1F2329" w:sz="6" w:space="0"/>
              <w:right w:val="single" w:color="1F2329" w:sz="6" w:space="0"/>
            </w:tcBorders>
            <w:vAlign w:val="center"/>
          </w:tcPr>
          <w:p>
            <w:r>
              <w:t>B通道ID信号</w:t>
            </w:r>
          </w:p>
        </w:tc>
      </w:tr>
      <w:tr>
        <w:tblPrEx>
          <w:tblCellMar>
            <w:top w:w="15" w:type="dxa"/>
            <w:left w:w="15" w:type="dxa"/>
            <w:bottom w:w="15" w:type="dxa"/>
            <w:right w:w="15" w:type="dxa"/>
          </w:tblCellMar>
        </w:tblPrEx>
        <w:trPr>
          <w:trHeight w:val="207"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BRSP[1:0]</w:t>
            </w:r>
          </w:p>
        </w:tc>
        <w:tc>
          <w:tcPr>
            <w:tcW w:w="5488" w:type="dxa"/>
            <w:tcBorders>
              <w:top w:val="single" w:color="1F2329" w:sz="6" w:space="0"/>
              <w:left w:val="single" w:color="1F2329" w:sz="6" w:space="0"/>
              <w:bottom w:val="single" w:color="1F2329" w:sz="6" w:space="0"/>
              <w:right w:val="single" w:color="1F2329" w:sz="6" w:space="0"/>
            </w:tcBorders>
            <w:vAlign w:val="center"/>
          </w:tcPr>
          <w:p>
            <w:r>
              <w:t>B通道RESP信号</w:t>
            </w:r>
          </w:p>
        </w:tc>
      </w:tr>
      <w:tr>
        <w:tblPrEx>
          <w:tblCellMar>
            <w:top w:w="15" w:type="dxa"/>
            <w:left w:w="15" w:type="dxa"/>
            <w:bottom w:w="15" w:type="dxa"/>
            <w:right w:w="15" w:type="dxa"/>
          </w:tblCellMar>
        </w:tblPrEx>
        <w:trPr>
          <w:trHeight w:val="215" w:hRule="atLeast"/>
          <w:jc w:val="center"/>
        </w:trPr>
        <w:tc>
          <w:tcPr>
            <w:tcW w:w="2051" w:type="dxa"/>
            <w:tcBorders>
              <w:top w:val="single" w:color="1F2329" w:sz="6" w:space="0"/>
              <w:left w:val="single" w:color="1F2329" w:sz="6" w:space="0"/>
              <w:bottom w:val="single" w:color="1F2329" w:sz="6" w:space="0"/>
              <w:right w:val="single" w:color="1F2329" w:sz="6" w:space="0"/>
            </w:tcBorders>
            <w:vAlign w:val="center"/>
          </w:tcPr>
          <w:p>
            <w:r>
              <w:t>BUSER[15:0]</w:t>
            </w:r>
          </w:p>
        </w:tc>
        <w:tc>
          <w:tcPr>
            <w:tcW w:w="5488" w:type="dxa"/>
            <w:tcBorders>
              <w:top w:val="single" w:color="1F2329" w:sz="6" w:space="0"/>
              <w:left w:val="single" w:color="1F2329" w:sz="6" w:space="0"/>
              <w:bottom w:val="single" w:color="1F2329" w:sz="6" w:space="0"/>
              <w:right w:val="single" w:color="1F2329" w:sz="6" w:space="0"/>
            </w:tcBorders>
            <w:vAlign w:val="center"/>
          </w:tcPr>
          <w:p>
            <w:r>
              <w:t>B通道USER信号</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表5-</w:t>
      </w:r>
      <w:r>
        <w:rPr>
          <w:rFonts w:ascii="宋体" w:hAnsi="宋体"/>
          <w:sz w:val="18"/>
          <w:szCs w:val="21"/>
        </w:rPr>
        <w:t xml:space="preserve">6 </w:t>
      </w:r>
      <w:r>
        <w:rPr>
          <w:rFonts w:hint="eastAsia" w:ascii="宋体" w:hAnsi="宋体"/>
          <w:sz w:val="18"/>
          <w:szCs w:val="21"/>
        </w:rPr>
        <w:t>A_x内各字段含义</w:t>
      </w:r>
    </w:p>
    <w:p>
      <w:pPr>
        <w:pStyle w:val="46"/>
        <w:snapToGrid w:val="0"/>
        <w:spacing w:line="360" w:lineRule="auto"/>
        <w:ind w:firstLine="0" w:firstLineChars="0"/>
        <w:jc w:val="center"/>
        <w:rPr>
          <w:rFonts w:ascii="Times New Roman" w:hAnsi="Times New Roman" w:eastAsiaTheme="minorEastAsia"/>
        </w:rPr>
      </w:pPr>
    </w:p>
    <w:p>
      <w:pPr>
        <w:spacing w:before="120" w:beforeLines="50" w:after="120" w:afterLines="50"/>
        <w:outlineLvl w:val="4"/>
        <w:rPr>
          <w:rFonts w:ascii="黑体" w:hAnsi="黑体" w:eastAsia="黑体"/>
          <w:szCs w:val="21"/>
        </w:rPr>
      </w:pPr>
      <w:r>
        <w:rPr>
          <w:rFonts w:hint="eastAsia" w:ascii="黑体" w:hAnsi="黑体" w:eastAsia="黑体"/>
          <w:szCs w:val="21"/>
        </w:rPr>
        <w:t>5.1.3.</w:t>
      </w:r>
      <w:r>
        <w:rPr>
          <w:rFonts w:ascii="黑体" w:hAnsi="黑体" w:eastAsia="黑体"/>
          <w:szCs w:val="21"/>
        </w:rPr>
        <w:t>2</w:t>
      </w:r>
      <w:r>
        <w:rPr>
          <w:rFonts w:hint="eastAsia" w:ascii="黑体" w:hAnsi="黑体" w:eastAsia="黑体"/>
          <w:szCs w:val="21"/>
        </w:rPr>
        <w:t xml:space="preserve"> W通道组包规则</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AXI4.0协议W通道主要传递的信号是WSTRB/WDATA，为了节省链路带宽，本标准提出一种基于可变长有效数据动态排列的数据压缩方法，将W通道的带宽利用率提高到实际带宽的70%至95%。</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层的重传和流控是以协议层包为最小单位进行控制的，若协议层包过大会影响链路控制精细度，且会占用更多的重传缓存，影响架构设计；若协议层包过小会导致开销和有效数据比例变大，影响链路传输效率。权衡之后确定W通道协议层包最多可以装8个传输，最少可以装1个传输，遇到WLAST则停止组包。</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W通道拼接数据时，会根据情况附带WSTRB，若除首尾两个传输的WSTRB外，中间传输的WSTRB为全1，则省略中间传输的WSTRB，将包头的ST字段置为1；若中间传输的WSTRB不为全1，则全部传输都带WSTRB，将包头的ST字段置为0。</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头的类型字段为3'b101表示当前协议层包是W通道组成的协议层包，根据WSTRB指示的有效数据长度，将512bit的WDATA压缩之后放入协议层包，压缩方法是先将64bit的WSTRB视作8个字节，每个字节缩位或之后得到1bit，共计8bit。每1个bit对应64bit的WDATA，将缩位或之后，值为1所指示的WDATA放入协议层包。</w:t>
      </w:r>
    </w:p>
    <w:p>
      <w:pPr>
        <w:tabs>
          <w:tab w:val="center" w:pos="4201"/>
          <w:tab w:val="right" w:leader="dot" w:pos="9298"/>
        </w:tabs>
        <w:autoSpaceDE w:val="0"/>
        <w:autoSpaceDN w:val="0"/>
        <w:jc w:val="center"/>
      </w:pPr>
      <w:r>
        <w:rPr>
          <w:rFonts w:hint="eastAsia"/>
        </w:rPr>
        <w:drawing>
          <wp:inline distT="0" distB="0" distL="0" distR="0">
            <wp:extent cx="5266690" cy="2149475"/>
            <wp:effectExtent l="0" t="0" r="0" b="0"/>
            <wp:docPr id="2" name="图片 2" descr="img_v2_33084a5f-0324-4e98-9f76-b0e156e193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v2_33084a5f-0324-4e98-9f76-b0e156e1932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6690" cy="2149475"/>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图5-</w:t>
      </w:r>
      <w:r>
        <w:rPr>
          <w:rFonts w:ascii="宋体" w:hAnsi="宋体"/>
          <w:sz w:val="18"/>
          <w:szCs w:val="21"/>
        </w:rPr>
        <w:t>7</w:t>
      </w:r>
      <w:r>
        <w:rPr>
          <w:rFonts w:hint="eastAsia" w:ascii="宋体" w:hAnsi="宋体"/>
          <w:sz w:val="18"/>
          <w:szCs w:val="21"/>
        </w:rPr>
        <w:t xml:space="preserve"> WSTRB缩位或</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注意：只支持缩位或之后值为1的区域是连续的情况，比如8'b00111000/8'b11111100，不允许出现8'b0001000，组包格式举例如下图所示：</w:t>
      </w:r>
    </w:p>
    <w:tbl>
      <w:tblPr>
        <w:tblStyle w:val="34"/>
        <w:tblW w:w="0" w:type="auto"/>
        <w:tblInd w:w="0" w:type="dxa"/>
        <w:tblLayout w:type="autofit"/>
        <w:tblCellMar>
          <w:top w:w="15" w:type="dxa"/>
          <w:left w:w="15" w:type="dxa"/>
          <w:bottom w:w="15" w:type="dxa"/>
          <w:right w:w="15" w:type="dxa"/>
        </w:tblCellMar>
      </w:tblPr>
      <w:tblGrid>
        <w:gridCol w:w="556"/>
        <w:gridCol w:w="551"/>
        <w:gridCol w:w="533"/>
        <w:gridCol w:w="544"/>
        <w:gridCol w:w="525"/>
        <w:gridCol w:w="525"/>
        <w:gridCol w:w="525"/>
        <w:gridCol w:w="525"/>
        <w:gridCol w:w="525"/>
        <w:gridCol w:w="525"/>
        <w:gridCol w:w="525"/>
        <w:gridCol w:w="525"/>
        <w:gridCol w:w="545"/>
        <w:gridCol w:w="525"/>
        <w:gridCol w:w="542"/>
        <w:gridCol w:w="556"/>
        <w:gridCol w:w="550"/>
      </w:tblGrid>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S_0</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WD_0</w:t>
            </w:r>
            <w:r>
              <w:rPr>
                <w:rFonts w:hint="eastAsia" w:ascii="宋体" w:hAnsi="宋体" w:cs="宋体"/>
                <w:color w:val="000000"/>
                <w:kern w:val="0"/>
                <w:sz w:val="16"/>
                <w:szCs w:val="16"/>
                <w:lang w:bidi="ar"/>
              </w:rPr>
              <w:t>（可变长）</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WD_1</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128</w:t>
            </w:r>
          </w:p>
        </w:tc>
        <w:tc>
          <w:tcPr>
            <w:tcW w:w="0" w:type="auto"/>
            <w:gridSpan w:val="3"/>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WD_1</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WD_2</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WD_3</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256</w:t>
            </w:r>
          </w:p>
        </w:tc>
        <w:tc>
          <w:tcPr>
            <w:tcW w:w="0" w:type="auto"/>
            <w:gridSpan w:val="3"/>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WD_3</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WD_4</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WD_5</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384</w:t>
            </w:r>
          </w:p>
        </w:tc>
        <w:tc>
          <w:tcPr>
            <w:tcW w:w="0" w:type="auto"/>
            <w:gridSpan w:val="3"/>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WD_5</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WD_6</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S_7</w:t>
            </w:r>
          </w:p>
        </w:tc>
        <w:tc>
          <w:tcPr>
            <w:tcW w:w="0" w:type="auto"/>
            <w:gridSpan w:val="4"/>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WD_7</w:t>
            </w:r>
            <w:r>
              <w:rPr>
                <w:rFonts w:hint="eastAsia" w:ascii="宋体" w:hAnsi="宋体" w:cs="宋体"/>
                <w:color w:val="000000"/>
                <w:kern w:val="0"/>
                <w:sz w:val="16"/>
                <w:szCs w:val="16"/>
                <w:lang w:bidi="ar"/>
              </w:rPr>
              <w:t>（可变长）</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512</w:t>
            </w:r>
          </w:p>
        </w:tc>
        <w:tc>
          <w:tcPr>
            <w:tcW w:w="0" w:type="auto"/>
            <w:gridSpan w:val="4"/>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WD_7</w:t>
            </w:r>
            <w:r>
              <w:rPr>
                <w:rFonts w:hint="eastAsia" w:ascii="宋体" w:hAnsi="宋体" w:cs="宋体"/>
                <w:color w:val="000000"/>
                <w:kern w:val="0"/>
                <w:sz w:val="16"/>
                <w:szCs w:val="16"/>
                <w:lang w:bidi="ar"/>
              </w:rPr>
              <w:t>（可变长）</w:t>
            </w:r>
          </w:p>
        </w:tc>
        <w:tc>
          <w:tcPr>
            <w:tcW w:w="0" w:type="auto"/>
            <w:gridSpan w:val="10"/>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8</w:t>
      </w:r>
      <w:r>
        <w:rPr>
          <w:rFonts w:hint="eastAsia" w:ascii="宋体" w:hAnsi="宋体"/>
          <w:sz w:val="18"/>
          <w:szCs w:val="21"/>
        </w:rPr>
        <w:t xml:space="preserve"> W通道协议层包举例（头尾带S标记，8个传输中第1个和第8个带S_0/S_7，用于标记WD_0/WD_7长度和位置）</w:t>
      </w:r>
    </w:p>
    <w:p>
      <w:pPr>
        <w:tabs>
          <w:tab w:val="center" w:pos="4201"/>
          <w:tab w:val="right" w:leader="dot" w:pos="9298"/>
        </w:tabs>
        <w:autoSpaceDE w:val="0"/>
        <w:autoSpaceDN w:val="0"/>
        <w:jc w:val="center"/>
      </w:pPr>
    </w:p>
    <w:tbl>
      <w:tblPr>
        <w:tblStyle w:val="34"/>
        <w:tblW w:w="0" w:type="auto"/>
        <w:tblInd w:w="0" w:type="dxa"/>
        <w:tblLayout w:type="autofit"/>
        <w:tblCellMar>
          <w:top w:w="15" w:type="dxa"/>
          <w:left w:w="15" w:type="dxa"/>
          <w:bottom w:w="15" w:type="dxa"/>
          <w:right w:w="15" w:type="dxa"/>
        </w:tblCellMar>
      </w:tblPr>
      <w:tblGrid>
        <w:gridCol w:w="557"/>
        <w:gridCol w:w="568"/>
        <w:gridCol w:w="520"/>
        <w:gridCol w:w="546"/>
        <w:gridCol w:w="526"/>
        <w:gridCol w:w="526"/>
        <w:gridCol w:w="526"/>
        <w:gridCol w:w="526"/>
        <w:gridCol w:w="526"/>
        <w:gridCol w:w="526"/>
        <w:gridCol w:w="526"/>
        <w:gridCol w:w="526"/>
        <w:gridCol w:w="526"/>
        <w:gridCol w:w="526"/>
        <w:gridCol w:w="543"/>
        <w:gridCol w:w="557"/>
        <w:gridCol w:w="551"/>
      </w:tblGrid>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600" w:type="dxa"/>
            <w:tcBorders>
              <w:top w:val="single" w:color="1F2329" w:sz="4" w:space="0"/>
              <w:left w:val="single" w:color="DEE0E3"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S_0</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WD_0</w:t>
            </w:r>
            <w:r>
              <w:rPr>
                <w:rFonts w:hint="eastAsia" w:ascii="宋体" w:hAnsi="宋体" w:cs="宋体"/>
                <w:color w:val="000000"/>
                <w:kern w:val="0"/>
                <w:sz w:val="16"/>
                <w:szCs w:val="16"/>
                <w:lang w:bidi="ar"/>
              </w:rPr>
              <w:t>（可变长）</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WD_1</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128</w:t>
            </w:r>
          </w:p>
        </w:tc>
        <w:tc>
          <w:tcPr>
            <w:tcW w:w="0" w:type="auto"/>
            <w:gridSpan w:val="8"/>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WD_2</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WD_3</w:t>
            </w:r>
            <w:r>
              <w:rPr>
                <w:rFonts w:hint="eastAsia" w:ascii="宋体" w:hAnsi="宋体" w:cs="宋体"/>
                <w:color w:val="000000"/>
                <w:kern w:val="0"/>
                <w:sz w:val="16"/>
                <w:szCs w:val="16"/>
                <w:lang w:bidi="ar"/>
              </w:rPr>
              <w:t>（</w:t>
            </w:r>
            <w:r>
              <w:rPr>
                <w:rFonts w:ascii="Arial" w:hAnsi="Arial" w:eastAsia="Arial" w:cs="Arial"/>
                <w:color w:val="000000"/>
                <w:kern w:val="0"/>
                <w:sz w:val="16"/>
                <w:szCs w:val="16"/>
                <w:lang w:bidi="ar"/>
              </w:rPr>
              <w:t>64</w:t>
            </w:r>
            <w:r>
              <w:rPr>
                <w:rFonts w:hint="eastAsia" w:ascii="宋体" w:hAnsi="宋体" w:cs="宋体"/>
                <w:color w:val="000000"/>
                <w:kern w:val="0"/>
                <w:sz w:val="16"/>
                <w:szCs w:val="16"/>
                <w:lang w:bidi="ar"/>
              </w:rPr>
              <w:t>字节）</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256</w:t>
            </w:r>
          </w:p>
        </w:tc>
        <w:tc>
          <w:tcPr>
            <w:tcW w:w="600" w:type="dxa"/>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S_4</w:t>
            </w:r>
          </w:p>
        </w:tc>
        <w:tc>
          <w:tcPr>
            <w:tcW w:w="0" w:type="auto"/>
            <w:gridSpan w:val="7"/>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WD_4</w:t>
            </w:r>
            <w:r>
              <w:rPr>
                <w:rFonts w:hint="eastAsia" w:ascii="宋体" w:hAnsi="宋体" w:cs="宋体"/>
                <w:color w:val="000000"/>
                <w:kern w:val="0"/>
                <w:sz w:val="16"/>
                <w:szCs w:val="16"/>
                <w:lang w:bidi="ar"/>
              </w:rPr>
              <w:t>（可变长）</w:t>
            </w: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9</w:t>
      </w:r>
      <w:r>
        <w:rPr>
          <w:rFonts w:hint="eastAsia" w:ascii="宋体" w:hAnsi="宋体"/>
          <w:sz w:val="18"/>
          <w:szCs w:val="21"/>
        </w:rPr>
        <w:t xml:space="preserve"> W通道协议层包举例（头尾带S标记，5个传输中第1个和第5个带S_0/S_4，用于标记WD_0/WD_4长度和位置）</w:t>
      </w:r>
    </w:p>
    <w:p>
      <w:pPr>
        <w:tabs>
          <w:tab w:val="center" w:pos="4201"/>
          <w:tab w:val="right" w:leader="dot" w:pos="9298"/>
        </w:tabs>
        <w:autoSpaceDE w:val="0"/>
        <w:autoSpaceDN w:val="0"/>
        <w:jc w:val="center"/>
        <w:rPr>
          <w:rFonts w:ascii="宋体" w:hAnsi="宋体"/>
          <w:sz w:val="18"/>
          <w:szCs w:val="21"/>
        </w:rPr>
      </w:pPr>
    </w:p>
    <w:tbl>
      <w:tblPr>
        <w:tblStyle w:val="34"/>
        <w:tblW w:w="0" w:type="auto"/>
        <w:tblInd w:w="0" w:type="dxa"/>
        <w:tblLayout w:type="autofit"/>
        <w:tblCellMar>
          <w:top w:w="15" w:type="dxa"/>
          <w:left w:w="15" w:type="dxa"/>
          <w:bottom w:w="15" w:type="dxa"/>
          <w:right w:w="15" w:type="dxa"/>
        </w:tblCellMar>
      </w:tblPr>
      <w:tblGrid>
        <w:gridCol w:w="554"/>
        <w:gridCol w:w="566"/>
        <w:gridCol w:w="514"/>
        <w:gridCol w:w="543"/>
        <w:gridCol w:w="522"/>
        <w:gridCol w:w="522"/>
        <w:gridCol w:w="522"/>
        <w:gridCol w:w="543"/>
        <w:gridCol w:w="543"/>
        <w:gridCol w:w="543"/>
        <w:gridCol w:w="522"/>
        <w:gridCol w:w="522"/>
        <w:gridCol w:w="522"/>
        <w:gridCol w:w="522"/>
        <w:gridCol w:w="539"/>
        <w:gridCol w:w="552"/>
        <w:gridCol w:w="551"/>
      </w:tblGrid>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S_0</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WD_0</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S_1</w:t>
            </w:r>
          </w:p>
        </w:tc>
        <w:tc>
          <w:tcPr>
            <w:tcW w:w="0" w:type="auto"/>
            <w:gridSpan w:val="7"/>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WD_1</w:t>
            </w:r>
            <w:r>
              <w:rPr>
                <w:rFonts w:hint="eastAsia" w:ascii="宋体" w:hAnsi="宋体" w:cs="宋体"/>
                <w:color w:val="000000"/>
                <w:kern w:val="0"/>
                <w:sz w:val="16"/>
                <w:szCs w:val="16"/>
                <w:lang w:bidi="ar"/>
              </w:rPr>
              <w:t>（可变长）</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128</w:t>
            </w:r>
          </w:p>
        </w:tc>
        <w:tc>
          <w:tcPr>
            <w:tcW w:w="600" w:type="dxa"/>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S_2</w:t>
            </w:r>
          </w:p>
        </w:tc>
        <w:tc>
          <w:tcPr>
            <w:tcW w:w="0" w:type="auto"/>
            <w:gridSpan w:val="5"/>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WD_2</w:t>
            </w:r>
            <w:r>
              <w:rPr>
                <w:rFonts w:hint="eastAsia" w:ascii="宋体" w:hAnsi="宋体" w:cs="宋体"/>
                <w:color w:val="000000"/>
                <w:kern w:val="0"/>
                <w:sz w:val="16"/>
                <w:szCs w:val="16"/>
                <w:lang w:bidi="ar"/>
              </w:rPr>
              <w:t>（可变长）</w:t>
            </w:r>
          </w:p>
        </w:tc>
        <w:tc>
          <w:tcPr>
            <w:tcW w:w="600" w:type="dxa"/>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S_3</w:t>
            </w:r>
          </w:p>
        </w:tc>
        <w:tc>
          <w:tcPr>
            <w:tcW w:w="0" w:type="auto"/>
            <w:gridSpan w:val="8"/>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WD_3</w:t>
            </w:r>
            <w:r>
              <w:rPr>
                <w:rFonts w:hint="eastAsia" w:ascii="宋体" w:hAnsi="宋体" w:cs="宋体"/>
                <w:color w:val="000000"/>
                <w:kern w:val="0"/>
                <w:sz w:val="16"/>
                <w:szCs w:val="16"/>
                <w:lang w:bidi="ar"/>
              </w:rPr>
              <w:t>（可变长）</w:t>
            </w:r>
          </w:p>
        </w:tc>
        <w:tc>
          <w:tcPr>
            <w:tcW w:w="600" w:type="dxa"/>
            <w:tcBorders>
              <w:top w:val="single" w:color="DEE0E3"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S_4</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256</w:t>
            </w: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WD_4</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S_5</w:t>
            </w:r>
          </w:p>
        </w:tc>
        <w:tc>
          <w:tcPr>
            <w:tcW w:w="600" w:type="dxa"/>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S_6</w:t>
            </w: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10</w:t>
      </w:r>
      <w:r>
        <w:rPr>
          <w:rFonts w:hint="eastAsia" w:ascii="宋体" w:hAnsi="宋体"/>
          <w:sz w:val="18"/>
          <w:szCs w:val="21"/>
        </w:rPr>
        <w:t xml:space="preserve"> W通道协议层包举例（全带S标记，7个传输，其中任意S_x可以是全0，表示该笔传输无有效数据）</w:t>
      </w:r>
    </w:p>
    <w:p>
      <w:pPr>
        <w:tabs>
          <w:tab w:val="center" w:pos="4201"/>
          <w:tab w:val="right" w:leader="dot" w:pos="9298"/>
        </w:tabs>
        <w:autoSpaceDE w:val="0"/>
        <w:autoSpaceDN w:val="0"/>
        <w:jc w:val="center"/>
      </w:pPr>
    </w:p>
    <w:tbl>
      <w:tblPr>
        <w:tblStyle w:val="34"/>
        <w:tblW w:w="0" w:type="auto"/>
        <w:tblInd w:w="0" w:type="dxa"/>
        <w:tblLayout w:type="autofit"/>
        <w:tblCellMar>
          <w:top w:w="15" w:type="dxa"/>
          <w:left w:w="15" w:type="dxa"/>
          <w:bottom w:w="15" w:type="dxa"/>
          <w:right w:w="15" w:type="dxa"/>
        </w:tblCellMar>
      </w:tblPr>
      <w:tblGrid>
        <w:gridCol w:w="554"/>
        <w:gridCol w:w="566"/>
        <w:gridCol w:w="514"/>
        <w:gridCol w:w="543"/>
        <w:gridCol w:w="522"/>
        <w:gridCol w:w="522"/>
        <w:gridCol w:w="522"/>
        <w:gridCol w:w="543"/>
        <w:gridCol w:w="543"/>
        <w:gridCol w:w="543"/>
        <w:gridCol w:w="522"/>
        <w:gridCol w:w="522"/>
        <w:gridCol w:w="522"/>
        <w:gridCol w:w="522"/>
        <w:gridCol w:w="539"/>
        <w:gridCol w:w="552"/>
        <w:gridCol w:w="551"/>
      </w:tblGrid>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S_0</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WD_0</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S_1</w:t>
            </w:r>
          </w:p>
        </w:tc>
        <w:tc>
          <w:tcPr>
            <w:tcW w:w="0" w:type="auto"/>
            <w:gridSpan w:val="7"/>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WD_1</w:t>
            </w:r>
            <w:r>
              <w:rPr>
                <w:rFonts w:hint="eastAsia" w:ascii="宋体" w:hAnsi="宋体" w:cs="宋体"/>
                <w:color w:val="000000"/>
                <w:kern w:val="0"/>
                <w:sz w:val="16"/>
                <w:szCs w:val="16"/>
                <w:lang w:bidi="ar"/>
              </w:rPr>
              <w:t>（可变长）</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128</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S_2</w:t>
            </w:r>
          </w:p>
        </w:tc>
        <w:tc>
          <w:tcPr>
            <w:tcW w:w="0" w:type="auto"/>
            <w:gridSpan w:val="5"/>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WD_2</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S_3</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WD_3</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S_4</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256</w:t>
            </w:r>
          </w:p>
        </w:tc>
        <w:tc>
          <w:tcPr>
            <w:tcW w:w="0" w:type="auto"/>
            <w:gridSpan w:val="7"/>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WD_4</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S_5</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WD_5</w:t>
            </w:r>
            <w:r>
              <w:rPr>
                <w:rFonts w:hint="eastAsia" w:ascii="宋体" w:hAnsi="宋体" w:cs="宋体"/>
                <w:color w:val="000000"/>
                <w:kern w:val="0"/>
                <w:sz w:val="16"/>
                <w:szCs w:val="16"/>
                <w:lang w:bidi="ar"/>
              </w:rPr>
              <w:t>（可变长）</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384</w:t>
            </w:r>
          </w:p>
        </w:tc>
        <w:tc>
          <w:tcPr>
            <w:tcW w:w="600" w:type="dxa"/>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S_6</w:t>
            </w:r>
          </w:p>
        </w:tc>
        <w:tc>
          <w:tcPr>
            <w:tcW w:w="0" w:type="auto"/>
            <w:gridSpan w:val="5"/>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WD_6</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S_7</w:t>
            </w:r>
          </w:p>
        </w:tc>
        <w:tc>
          <w:tcPr>
            <w:tcW w:w="0" w:type="auto"/>
            <w:gridSpan w:val="8"/>
            <w:tcBorders>
              <w:top w:val="single" w:color="DEE0E3" w:sz="4" w:space="0"/>
              <w:left w:val="single" w:color="DEE0E3" w:sz="4" w:space="0"/>
              <w:bottom w:val="single" w:color="1F2329" w:sz="4" w:space="0"/>
              <w:right w:val="single" w:color="DEE0E3" w:sz="4" w:space="0"/>
            </w:tcBorders>
            <w:shd w:val="clear" w:color="auto" w:fill="auto"/>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WD_7</w:t>
            </w:r>
            <w:r>
              <w:rPr>
                <w:rFonts w:hint="eastAsia" w:ascii="宋体" w:hAnsi="宋体" w:cs="宋体"/>
                <w:color w:val="000000"/>
                <w:kern w:val="0"/>
                <w:sz w:val="16"/>
                <w:szCs w:val="16"/>
                <w:lang w:bidi="ar"/>
              </w:rPr>
              <w:t>（可变长）</w:t>
            </w:r>
          </w:p>
        </w:tc>
        <w:tc>
          <w:tcPr>
            <w:tcW w:w="600" w:type="dxa"/>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512</w:t>
            </w:r>
          </w:p>
        </w:tc>
        <w:tc>
          <w:tcPr>
            <w:tcW w:w="0" w:type="auto"/>
            <w:gridSpan w:val="14"/>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11</w:t>
      </w:r>
      <w:r>
        <w:rPr>
          <w:rFonts w:hint="eastAsia" w:ascii="宋体" w:hAnsi="宋体"/>
          <w:sz w:val="18"/>
          <w:szCs w:val="21"/>
        </w:rPr>
        <w:t xml:space="preserve"> W通道协议层包举例（全带S标记，8个传输，当最后1拍无法预留CRC/END时，需要额外多发一拍）</w:t>
      </w:r>
    </w:p>
    <w:p>
      <w:pPr>
        <w:tabs>
          <w:tab w:val="center" w:pos="4201"/>
          <w:tab w:val="right" w:leader="dot" w:pos="9298"/>
        </w:tabs>
        <w:autoSpaceDE w:val="0"/>
        <w:autoSpaceDN w:val="0"/>
        <w:jc w:val="center"/>
      </w:pPr>
    </w:p>
    <w:p>
      <w:pPr>
        <w:tabs>
          <w:tab w:val="center" w:pos="4201"/>
          <w:tab w:val="right" w:leader="dot" w:pos="9298"/>
        </w:tabs>
        <w:autoSpaceDE w:val="0"/>
        <w:autoSpaceDN w:val="0"/>
        <w:ind w:firstLine="420" w:firstLineChars="200"/>
      </w:pPr>
      <w:r>
        <w:rPr>
          <w:rFonts w:hint="eastAsia"/>
        </w:rPr>
        <w:t>WA内各字段位宽和位置如下图所示：</w:t>
      </w:r>
    </w:p>
    <w:tbl>
      <w:tblPr>
        <w:tblStyle w:val="34"/>
        <w:tblW w:w="0" w:type="auto"/>
        <w:tblInd w:w="0" w:type="dxa"/>
        <w:tblLayout w:type="autofit"/>
        <w:tblCellMar>
          <w:top w:w="15" w:type="dxa"/>
          <w:left w:w="15" w:type="dxa"/>
          <w:bottom w:w="15" w:type="dxa"/>
          <w:right w:w="15" w:type="dxa"/>
        </w:tblCellMar>
      </w:tblPr>
      <w:tblGrid>
        <w:gridCol w:w="265"/>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7"/>
        <w:gridCol w:w="277"/>
        <w:gridCol w:w="277"/>
        <w:gridCol w:w="277"/>
        <w:gridCol w:w="277"/>
      </w:tblGrid>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WUSER_0</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WUSER_1</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63</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WUSER_2</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WUSER_3</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95</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WUSER_4</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WUSER_5</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127</w:t>
            </w:r>
          </w:p>
        </w:tc>
      </w:tr>
      <w:tr>
        <w:tblPrEx>
          <w:tblCellMar>
            <w:top w:w="15" w:type="dxa"/>
            <w:left w:w="15" w:type="dxa"/>
            <w:bottom w:w="15" w:type="dxa"/>
            <w:right w:w="15" w:type="dxa"/>
          </w:tblCellMar>
        </w:tblPrEx>
        <w:trPr>
          <w:trHeight w:val="325" w:hRule="atLeast"/>
        </w:trPr>
        <w:tc>
          <w:tcPr>
            <w:tcW w:w="288"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WUSER_6</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WUSER_7</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12</w:t>
      </w:r>
      <w:r>
        <w:rPr>
          <w:rFonts w:hint="eastAsia" w:ascii="宋体" w:hAnsi="宋体"/>
          <w:sz w:val="18"/>
          <w:szCs w:val="21"/>
        </w:rPr>
        <w:t xml:space="preserve"> W通道协议层包WA内各字段位宽和位置</w:t>
      </w:r>
    </w:p>
    <w:p>
      <w:pPr>
        <w:tabs>
          <w:tab w:val="center" w:pos="4201"/>
          <w:tab w:val="right" w:leader="dot" w:pos="9298"/>
        </w:tabs>
        <w:autoSpaceDE w:val="0"/>
        <w:autoSpaceDN w:val="0"/>
        <w:jc w:val="center"/>
        <w:rPr>
          <w:rFonts w:ascii="宋体" w:hAnsi="宋体"/>
          <w:sz w:val="18"/>
          <w:szCs w:val="21"/>
        </w:rPr>
      </w:pPr>
    </w:p>
    <w:p>
      <w:pPr>
        <w:tabs>
          <w:tab w:val="center" w:pos="4201"/>
          <w:tab w:val="right" w:leader="dot" w:pos="9298"/>
        </w:tabs>
        <w:autoSpaceDE w:val="0"/>
        <w:autoSpaceDN w:val="0"/>
        <w:ind w:firstLine="420" w:firstLineChars="200"/>
      </w:pPr>
      <w:r>
        <w:rPr>
          <w:rFonts w:hint="eastAsia"/>
        </w:rPr>
        <w:t>WA内各字段含义如下表所示：</w:t>
      </w:r>
    </w:p>
    <w:tbl>
      <w:tblPr>
        <w:tblStyle w:val="34"/>
        <w:tblW w:w="0" w:type="auto"/>
        <w:tblInd w:w="0" w:type="dxa"/>
        <w:tblLayout w:type="autofit"/>
        <w:tblCellMar>
          <w:top w:w="15" w:type="dxa"/>
          <w:left w:w="15" w:type="dxa"/>
          <w:bottom w:w="15" w:type="dxa"/>
          <w:right w:w="15" w:type="dxa"/>
        </w:tblCellMar>
      </w:tblPr>
      <w:tblGrid>
        <w:gridCol w:w="2517"/>
        <w:gridCol w:w="6585"/>
      </w:tblGrid>
      <w:tr>
        <w:tblPrEx>
          <w:tblCellMar>
            <w:top w:w="15" w:type="dxa"/>
            <w:left w:w="15" w:type="dxa"/>
            <w:bottom w:w="15" w:type="dxa"/>
            <w:right w:w="15" w:type="dxa"/>
          </w:tblCellMar>
        </w:tblPrEx>
        <w:trPr>
          <w:trHeight w:val="405" w:hRule="atLeast"/>
        </w:trPr>
        <w:tc>
          <w:tcPr>
            <w:tcW w:w="2561" w:type="dxa"/>
            <w:tcBorders>
              <w:top w:val="single" w:color="1F2329" w:sz="6" w:space="0"/>
              <w:left w:val="single" w:color="1F2329" w:sz="6" w:space="0"/>
              <w:bottom w:val="single" w:color="DEE0E3" w:sz="6" w:space="0"/>
              <w:right w:val="single" w:color="1F2329" w:sz="6" w:space="0"/>
            </w:tcBorders>
            <w:shd w:val="clear" w:color="auto" w:fill="D7D7D7"/>
            <w:vAlign w:val="center"/>
          </w:tcPr>
          <w:p>
            <w:pPr>
              <w:tabs>
                <w:tab w:val="center" w:pos="4201"/>
                <w:tab w:val="right" w:leader="dot" w:pos="9298"/>
              </w:tabs>
              <w:autoSpaceDE w:val="0"/>
              <w:autoSpaceDN w:val="0"/>
              <w:jc w:val="center"/>
            </w:pPr>
            <w:r>
              <w:t>字段命名</w:t>
            </w:r>
          </w:p>
        </w:tc>
        <w:tc>
          <w:tcPr>
            <w:tcW w:w="6823" w:type="dxa"/>
            <w:tcBorders>
              <w:top w:val="single" w:color="1F2329" w:sz="6" w:space="0"/>
              <w:left w:val="single" w:color="1F2329" w:sz="6" w:space="0"/>
              <w:bottom w:val="single" w:color="DEE0E3" w:sz="6" w:space="0"/>
              <w:right w:val="single" w:color="1F2329" w:sz="6" w:space="0"/>
            </w:tcBorders>
            <w:shd w:val="clear" w:color="auto" w:fill="D7D7D7"/>
            <w:vAlign w:val="center"/>
          </w:tcPr>
          <w:p>
            <w:pPr>
              <w:tabs>
                <w:tab w:val="center" w:pos="4201"/>
                <w:tab w:val="right" w:leader="dot" w:pos="9298"/>
              </w:tabs>
              <w:autoSpaceDE w:val="0"/>
              <w:autoSpaceDN w:val="0"/>
              <w:jc w:val="center"/>
            </w:pPr>
            <w:r>
              <w:t>字段功能描述</w:t>
            </w:r>
          </w:p>
        </w:tc>
      </w:tr>
      <w:tr>
        <w:tblPrEx>
          <w:tblCellMar>
            <w:top w:w="15" w:type="dxa"/>
            <w:left w:w="15" w:type="dxa"/>
            <w:bottom w:w="15" w:type="dxa"/>
            <w:right w:w="15" w:type="dxa"/>
          </w:tblCellMar>
        </w:tblPrEx>
        <w:trPr>
          <w:trHeight w:val="405" w:hRule="atLeast"/>
        </w:trPr>
        <w:tc>
          <w:tcPr>
            <w:tcW w:w="2561" w:type="dxa"/>
            <w:tcBorders>
              <w:top w:val="single" w:color="1F2329" w:sz="6" w:space="0"/>
              <w:left w:val="single" w:color="1F2329" w:sz="6" w:space="0"/>
              <w:bottom w:val="single" w:color="1F2329" w:sz="6" w:space="0"/>
              <w:right w:val="single" w:color="1F2329" w:sz="6" w:space="0"/>
            </w:tcBorders>
            <w:vAlign w:val="center"/>
          </w:tcPr>
          <w:p>
            <w:pPr>
              <w:tabs>
                <w:tab w:val="center" w:pos="4201"/>
                <w:tab w:val="right" w:leader="dot" w:pos="9298"/>
              </w:tabs>
              <w:autoSpaceDE w:val="0"/>
              <w:autoSpaceDN w:val="0"/>
            </w:pPr>
            <w:r>
              <w:t>WUSER_x[15:0]</w:t>
            </w:r>
          </w:p>
        </w:tc>
        <w:tc>
          <w:tcPr>
            <w:tcW w:w="6823" w:type="dxa"/>
            <w:tcBorders>
              <w:top w:val="single" w:color="1F2329" w:sz="6" w:space="0"/>
              <w:left w:val="single" w:color="1F2329" w:sz="6" w:space="0"/>
              <w:bottom w:val="single" w:color="1F2329" w:sz="6" w:space="0"/>
              <w:right w:val="single" w:color="1F2329" w:sz="6" w:space="0"/>
            </w:tcBorders>
            <w:vAlign w:val="center"/>
          </w:tcPr>
          <w:p>
            <w:pPr>
              <w:tabs>
                <w:tab w:val="center" w:pos="4201"/>
                <w:tab w:val="right" w:leader="dot" w:pos="9298"/>
              </w:tabs>
              <w:autoSpaceDE w:val="0"/>
              <w:autoSpaceDN w:val="0"/>
            </w:pPr>
            <w:r>
              <w:t>W通道USER信号，WUSER_0对应第1个传输，WUSER_7对应第8个传输</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w:t>
      </w:r>
      <w:r>
        <w:rPr>
          <w:rFonts w:hint="eastAsia" w:ascii="宋体" w:hAnsi="宋体"/>
          <w:sz w:val="18"/>
          <w:szCs w:val="21"/>
        </w:rPr>
        <w:t>3 WA中各字段含义</w:t>
      </w:r>
    </w:p>
    <w:p>
      <w:pPr>
        <w:tabs>
          <w:tab w:val="center" w:pos="4201"/>
          <w:tab w:val="right" w:leader="dot" w:pos="9298"/>
        </w:tabs>
        <w:autoSpaceDE w:val="0"/>
        <w:autoSpaceDN w:val="0"/>
        <w:jc w:val="center"/>
        <w:rPr>
          <w:rFonts w:ascii="宋体" w:hAnsi="宋体"/>
          <w:sz w:val="18"/>
          <w:szCs w:val="21"/>
        </w:rPr>
      </w:pPr>
    </w:p>
    <w:p>
      <w:pPr>
        <w:spacing w:before="120" w:beforeLines="50" w:after="120" w:afterLines="50"/>
        <w:outlineLvl w:val="4"/>
        <w:rPr>
          <w:rFonts w:ascii="黑体" w:hAnsi="黑体" w:eastAsia="黑体"/>
          <w:szCs w:val="21"/>
        </w:rPr>
      </w:pPr>
      <w:r>
        <w:rPr>
          <w:rFonts w:hint="eastAsia" w:ascii="黑体" w:hAnsi="黑体" w:eastAsia="黑体"/>
          <w:szCs w:val="21"/>
        </w:rPr>
        <w:t>5.1.3.</w:t>
      </w:r>
      <w:r>
        <w:rPr>
          <w:rFonts w:ascii="黑体" w:hAnsi="黑体" w:eastAsia="黑体"/>
          <w:szCs w:val="21"/>
        </w:rPr>
        <w:t>3</w:t>
      </w:r>
      <w:r>
        <w:rPr>
          <w:rFonts w:hint="eastAsia" w:ascii="黑体" w:hAnsi="黑体" w:eastAsia="黑体"/>
          <w:szCs w:val="21"/>
        </w:rPr>
        <w:t xml:space="preserve"> </w:t>
      </w:r>
      <w:r>
        <w:rPr>
          <w:rFonts w:ascii="黑体" w:hAnsi="黑体" w:eastAsia="黑体"/>
          <w:szCs w:val="21"/>
        </w:rPr>
        <w:t>R</w:t>
      </w:r>
      <w:r>
        <w:rPr>
          <w:rFonts w:hint="eastAsia" w:ascii="黑体" w:hAnsi="黑体" w:eastAsia="黑体"/>
          <w:szCs w:val="21"/>
        </w:rPr>
        <w:t>通道组包规则</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包头的类型字段为3'b110表示当前协议层包是R通道组成的协议层包，组包时将RDATA按顺序拼接在一起即可，不需要考虑数据压缩问题，组包格式举例如下图所示：</w:t>
      </w:r>
    </w:p>
    <w:tbl>
      <w:tblPr>
        <w:tblStyle w:val="34"/>
        <w:tblW w:w="0" w:type="auto"/>
        <w:tblInd w:w="0" w:type="dxa"/>
        <w:tblLayout w:type="autofit"/>
        <w:tblCellMar>
          <w:top w:w="15" w:type="dxa"/>
          <w:left w:w="15" w:type="dxa"/>
          <w:bottom w:w="15" w:type="dxa"/>
          <w:right w:w="15" w:type="dxa"/>
        </w:tblCellMar>
      </w:tblPr>
      <w:tblGrid>
        <w:gridCol w:w="462"/>
        <w:gridCol w:w="557"/>
        <w:gridCol w:w="541"/>
        <w:gridCol w:w="534"/>
        <w:gridCol w:w="534"/>
        <w:gridCol w:w="534"/>
        <w:gridCol w:w="534"/>
        <w:gridCol w:w="534"/>
        <w:gridCol w:w="534"/>
        <w:gridCol w:w="534"/>
        <w:gridCol w:w="534"/>
        <w:gridCol w:w="534"/>
        <w:gridCol w:w="534"/>
        <w:gridCol w:w="534"/>
        <w:gridCol w:w="549"/>
        <w:gridCol w:w="562"/>
        <w:gridCol w:w="557"/>
      </w:tblGrid>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b/>
                <w:bCs/>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vAlign w:val="center"/>
          </w:tcPr>
          <w:p>
            <w:pPr>
              <w:jc w:val="center"/>
              <w:rPr>
                <w:rFonts w:ascii="Arial" w:hAnsi="Arial" w:eastAsia="Arial" w:cs="Arial"/>
                <w:color w:val="000000"/>
                <w:sz w:val="16"/>
                <w:szCs w:val="16"/>
              </w:rPr>
            </w:pP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0" w:type="auto"/>
            <w:gridSpan w:val="4"/>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RA</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RD_0</w:t>
            </w:r>
          </w:p>
        </w:tc>
        <w:tc>
          <w:tcPr>
            <w:tcW w:w="0" w:type="auto"/>
            <w:gridSpan w:val="2"/>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RD_1</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vAlign w:val="center"/>
          </w:tcPr>
          <w:p>
            <w:pPr>
              <w:jc w:val="center"/>
              <w:rPr>
                <w:rFonts w:ascii="Arial" w:hAnsi="Arial" w:eastAsia="Arial" w:cs="Arial"/>
                <w:color w:val="000000"/>
                <w:sz w:val="16"/>
                <w:szCs w:val="16"/>
              </w:rPr>
            </w:pPr>
          </w:p>
        </w:tc>
        <w:tc>
          <w:tcPr>
            <w:tcW w:w="0" w:type="auto"/>
            <w:gridSpan w:val="6"/>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RD_1</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RD_2</w:t>
            </w:r>
          </w:p>
        </w:tc>
        <w:tc>
          <w:tcPr>
            <w:tcW w:w="0" w:type="auto"/>
            <w:gridSpan w:val="2"/>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RD_3</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vAlign w:val="center"/>
          </w:tcPr>
          <w:p>
            <w:pPr>
              <w:jc w:val="center"/>
              <w:rPr>
                <w:rFonts w:ascii="Arial" w:hAnsi="Arial" w:eastAsia="Arial" w:cs="Arial"/>
                <w:color w:val="000000"/>
                <w:sz w:val="16"/>
                <w:szCs w:val="16"/>
              </w:rPr>
            </w:pPr>
          </w:p>
        </w:tc>
        <w:tc>
          <w:tcPr>
            <w:tcW w:w="0" w:type="auto"/>
            <w:gridSpan w:val="6"/>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RD_3</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RD_4</w:t>
            </w:r>
          </w:p>
        </w:tc>
        <w:tc>
          <w:tcPr>
            <w:tcW w:w="0" w:type="auto"/>
            <w:gridSpan w:val="2"/>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RD_5</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vAlign w:val="center"/>
          </w:tcPr>
          <w:p>
            <w:pPr>
              <w:jc w:val="center"/>
              <w:rPr>
                <w:rFonts w:ascii="Arial" w:hAnsi="Arial" w:eastAsia="Arial" w:cs="Arial"/>
                <w:color w:val="000000"/>
                <w:sz w:val="16"/>
                <w:szCs w:val="16"/>
              </w:rPr>
            </w:pPr>
          </w:p>
        </w:tc>
        <w:tc>
          <w:tcPr>
            <w:tcW w:w="0" w:type="auto"/>
            <w:gridSpan w:val="6"/>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RD_5</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RD_6</w:t>
            </w:r>
          </w:p>
        </w:tc>
        <w:tc>
          <w:tcPr>
            <w:tcW w:w="0" w:type="auto"/>
            <w:gridSpan w:val="2"/>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RD_7</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vAlign w:val="center"/>
          </w:tcPr>
          <w:p>
            <w:pPr>
              <w:jc w:val="center"/>
              <w:rPr>
                <w:rFonts w:ascii="Arial" w:hAnsi="Arial" w:eastAsia="Arial" w:cs="Arial"/>
                <w:color w:val="000000"/>
                <w:sz w:val="16"/>
                <w:szCs w:val="16"/>
              </w:rPr>
            </w:pP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RD_7</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Rev</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14</w:t>
      </w:r>
      <w:r>
        <w:rPr>
          <w:rFonts w:hint="eastAsia" w:ascii="宋体" w:hAnsi="宋体"/>
          <w:sz w:val="18"/>
          <w:szCs w:val="21"/>
        </w:rPr>
        <w:t xml:space="preserve"> R通道协议层包举例（8个传输）</w:t>
      </w:r>
    </w:p>
    <w:p>
      <w:pPr>
        <w:tabs>
          <w:tab w:val="center" w:pos="4201"/>
          <w:tab w:val="right" w:leader="dot" w:pos="9298"/>
        </w:tabs>
        <w:autoSpaceDE w:val="0"/>
        <w:autoSpaceDN w:val="0"/>
        <w:jc w:val="center"/>
        <w:rPr>
          <w:rFonts w:ascii="宋体" w:hAnsi="宋体"/>
          <w:sz w:val="18"/>
          <w:szCs w:val="21"/>
        </w:rPr>
      </w:pPr>
    </w:p>
    <w:tbl>
      <w:tblPr>
        <w:tblStyle w:val="34"/>
        <w:tblW w:w="0" w:type="auto"/>
        <w:tblInd w:w="0" w:type="dxa"/>
        <w:tblLayout w:type="autofit"/>
        <w:tblCellMar>
          <w:top w:w="15" w:type="dxa"/>
          <w:left w:w="15" w:type="dxa"/>
          <w:bottom w:w="15" w:type="dxa"/>
          <w:right w:w="15" w:type="dxa"/>
        </w:tblCellMar>
      </w:tblPr>
      <w:tblGrid>
        <w:gridCol w:w="462"/>
        <w:gridCol w:w="557"/>
        <w:gridCol w:w="541"/>
        <w:gridCol w:w="534"/>
        <w:gridCol w:w="534"/>
        <w:gridCol w:w="534"/>
        <w:gridCol w:w="534"/>
        <w:gridCol w:w="534"/>
        <w:gridCol w:w="534"/>
        <w:gridCol w:w="534"/>
        <w:gridCol w:w="534"/>
        <w:gridCol w:w="534"/>
        <w:gridCol w:w="534"/>
        <w:gridCol w:w="534"/>
        <w:gridCol w:w="549"/>
        <w:gridCol w:w="562"/>
        <w:gridCol w:w="557"/>
      </w:tblGrid>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DEE0E3" w:sz="4" w:space="0"/>
            </w:tcBorders>
            <w:vAlign w:val="center"/>
          </w:tcPr>
          <w:p>
            <w:pPr>
              <w:widowControl/>
              <w:spacing w:line="240" w:lineRule="atLeast"/>
              <w:jc w:val="center"/>
              <w:textAlignment w:val="center"/>
              <w:rPr>
                <w:rFonts w:ascii="Arial" w:hAnsi="Arial" w:eastAsia="Arial" w:cs="Arial"/>
                <w:b/>
                <w:bCs/>
                <w:color w:val="000000"/>
                <w:sz w:val="16"/>
                <w:szCs w:val="16"/>
              </w:rPr>
            </w:pPr>
            <w:r>
              <w:rPr>
                <w:rFonts w:ascii="Arial" w:hAnsi="Arial" w:eastAsia="Arial" w:cs="Arial"/>
                <w:b/>
                <w:bCs/>
                <w:color w:val="000000"/>
                <w:kern w:val="0"/>
                <w:sz w:val="16"/>
                <w:szCs w:val="16"/>
                <w:lang w:bidi="ar"/>
              </w:rPr>
              <w:t>Byte</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24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32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48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56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64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72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80</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88</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96</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104</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112</w:t>
            </w:r>
          </w:p>
        </w:tc>
        <w:tc>
          <w:tcPr>
            <w:tcW w:w="600" w:type="dxa"/>
            <w:tcBorders>
              <w:top w:val="single" w:color="DEE0E3" w:sz="4" w:space="0"/>
              <w:left w:val="single" w:color="DEE0E3" w:sz="4" w:space="0"/>
              <w:bottom w:val="single" w:color="1F2329" w:sz="4" w:space="0"/>
              <w:right w:val="single" w:color="DEE0E3" w:sz="4" w:space="0"/>
            </w:tcBorders>
            <w:vAlign w:val="center"/>
          </w:tcPr>
          <w:p>
            <w:pPr>
              <w:widowControl/>
              <w:spacing w:line="24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120</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vAlign w:val="center"/>
          </w:tcPr>
          <w:p>
            <w:pPr>
              <w:jc w:val="center"/>
              <w:rPr>
                <w:rFonts w:ascii="Arial" w:hAnsi="Arial" w:eastAsia="Arial" w:cs="Arial"/>
                <w:color w:val="000000"/>
                <w:sz w:val="16"/>
                <w:szCs w:val="16"/>
              </w:rPr>
            </w:pP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PREFIX</w:t>
            </w:r>
          </w:p>
        </w:tc>
        <w:tc>
          <w:tcPr>
            <w:tcW w:w="0" w:type="auto"/>
            <w:gridSpan w:val="4"/>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RA</w:t>
            </w:r>
          </w:p>
        </w:tc>
        <w:tc>
          <w:tcPr>
            <w:tcW w:w="0" w:type="auto"/>
            <w:gridSpan w:val="8"/>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RD_0</w:t>
            </w:r>
          </w:p>
        </w:tc>
        <w:tc>
          <w:tcPr>
            <w:tcW w:w="0" w:type="auto"/>
            <w:gridSpan w:val="2"/>
            <w:tcBorders>
              <w:top w:val="single" w:color="1F2329" w:sz="4" w:space="0"/>
              <w:left w:val="single" w:color="1F2329" w:sz="4" w:space="0"/>
              <w:bottom w:val="single" w:color="1F2329" w:sz="4" w:space="0"/>
              <w:right w:val="single" w:color="1F2329" w:sz="4" w:space="0"/>
            </w:tcBorders>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RD_1</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vAlign w:val="center"/>
          </w:tcPr>
          <w:p>
            <w:pPr>
              <w:jc w:val="center"/>
              <w:rPr>
                <w:rFonts w:ascii="Arial" w:hAnsi="Arial" w:eastAsia="Arial" w:cs="Arial"/>
                <w:color w:val="000000"/>
                <w:sz w:val="16"/>
                <w:szCs w:val="16"/>
              </w:rPr>
            </w:pPr>
          </w:p>
        </w:tc>
        <w:tc>
          <w:tcPr>
            <w:tcW w:w="0" w:type="auto"/>
            <w:gridSpan w:val="6"/>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RD_1</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RD_2</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lang w:bidi="ar"/>
              </w:rPr>
              <w:t>POSTFIX</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15</w:t>
      </w:r>
      <w:r>
        <w:rPr>
          <w:rFonts w:hint="eastAsia" w:ascii="宋体" w:hAnsi="宋体"/>
          <w:sz w:val="18"/>
          <w:szCs w:val="21"/>
        </w:rPr>
        <w:t xml:space="preserve"> R通道协议层包举例（3个传输）</w:t>
      </w:r>
    </w:p>
    <w:p>
      <w:pPr>
        <w:tabs>
          <w:tab w:val="center" w:pos="4201"/>
          <w:tab w:val="right" w:leader="dot" w:pos="9298"/>
        </w:tabs>
        <w:autoSpaceDE w:val="0"/>
        <w:autoSpaceDN w:val="0"/>
        <w:jc w:val="center"/>
        <w:rPr>
          <w:rFonts w:ascii="宋体" w:hAnsi="宋体"/>
          <w:sz w:val="18"/>
          <w:szCs w:val="21"/>
        </w:rPr>
      </w:pPr>
    </w:p>
    <w:p>
      <w:pPr>
        <w:tabs>
          <w:tab w:val="center" w:pos="4201"/>
          <w:tab w:val="right" w:leader="dot" w:pos="9298"/>
        </w:tabs>
        <w:autoSpaceDE w:val="0"/>
        <w:autoSpaceDN w:val="0"/>
        <w:ind w:firstLine="420" w:firstLineChars="200"/>
      </w:pPr>
      <w:r>
        <w:rPr>
          <w:rFonts w:hint="eastAsia"/>
        </w:rPr>
        <w:t>RA内各字段位宽和位置如下：</w:t>
      </w:r>
    </w:p>
    <w:tbl>
      <w:tblPr>
        <w:tblStyle w:val="34"/>
        <w:tblW w:w="0" w:type="auto"/>
        <w:tblInd w:w="0" w:type="dxa"/>
        <w:tblLayout w:type="autofit"/>
        <w:tblCellMar>
          <w:top w:w="15" w:type="dxa"/>
          <w:left w:w="15" w:type="dxa"/>
          <w:bottom w:w="15" w:type="dxa"/>
          <w:right w:w="15" w:type="dxa"/>
        </w:tblCellMar>
      </w:tblPr>
      <w:tblGrid>
        <w:gridCol w:w="431"/>
        <w:gridCol w:w="270"/>
        <w:gridCol w:w="270"/>
        <w:gridCol w:w="270"/>
        <w:gridCol w:w="270"/>
        <w:gridCol w:w="270"/>
        <w:gridCol w:w="270"/>
        <w:gridCol w:w="270"/>
        <w:gridCol w:w="270"/>
        <w:gridCol w:w="270"/>
        <w:gridCol w:w="270"/>
        <w:gridCol w:w="270"/>
        <w:gridCol w:w="271"/>
        <w:gridCol w:w="271"/>
        <w:gridCol w:w="271"/>
        <w:gridCol w:w="271"/>
        <w:gridCol w:w="271"/>
        <w:gridCol w:w="271"/>
        <w:gridCol w:w="271"/>
        <w:gridCol w:w="271"/>
        <w:gridCol w:w="271"/>
        <w:gridCol w:w="271"/>
        <w:gridCol w:w="271"/>
        <w:gridCol w:w="272"/>
        <w:gridCol w:w="272"/>
        <w:gridCol w:w="272"/>
        <w:gridCol w:w="272"/>
        <w:gridCol w:w="272"/>
        <w:gridCol w:w="272"/>
        <w:gridCol w:w="272"/>
        <w:gridCol w:w="272"/>
        <w:gridCol w:w="272"/>
        <w:gridCol w:w="272"/>
      </w:tblGrid>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RUSER_0</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RUSER_1</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63</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RUSER_2</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RUSER_3</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95</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RUSER_4</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RUSER_5</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109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119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127</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RUSER_6</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RUSER_7</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129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139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149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159</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RID_0</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RID_1</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RID_2</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RID_3</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169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179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189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191</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6"/>
                <w:szCs w:val="16"/>
              </w:rPr>
            </w:pP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RID_4</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RID_5</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RID_6</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RID_7</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199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209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219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223</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jc w:val="center"/>
              <w:rPr>
                <w:rFonts w:ascii="Arial" w:hAnsi="Arial" w:eastAsia="Arial" w:cs="Arial"/>
                <w:sz w:val="16"/>
                <w:szCs w:val="16"/>
              </w:rPr>
            </w:pP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RP_0</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RP_1</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RP_2</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RP_3</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RP_4</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RP_5</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RP_6</w:t>
            </w:r>
          </w:p>
        </w:tc>
        <w:tc>
          <w:tcPr>
            <w:tcW w:w="0" w:type="auto"/>
            <w:gridSpan w:val="2"/>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RP_7</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RL</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229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235</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236</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237</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238</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239</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240</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241</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242</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243</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244</w:t>
            </w:r>
          </w:p>
        </w:tc>
        <w:tc>
          <w:tcPr>
            <w:tcW w:w="279"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245</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246</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247</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248</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249</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250</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251</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252</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253</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254</w:t>
            </w:r>
          </w:p>
        </w:tc>
        <w:tc>
          <w:tcPr>
            <w:tcW w:w="28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3"/>
                <w:szCs w:val="13"/>
              </w:rPr>
            </w:pPr>
            <w:r>
              <w:rPr>
                <w:rFonts w:ascii="Arial" w:hAnsi="Arial" w:eastAsia="Arial" w:cs="Arial"/>
                <w:kern w:val="0"/>
                <w:sz w:val="13"/>
                <w:szCs w:val="13"/>
                <w:lang w:bidi="ar"/>
              </w:rPr>
              <w:t>255</w:t>
            </w:r>
          </w:p>
        </w:tc>
      </w:tr>
      <w:tr>
        <w:tblPrEx>
          <w:tblCellMar>
            <w:top w:w="15" w:type="dxa"/>
            <w:left w:w="15" w:type="dxa"/>
            <w:bottom w:w="15" w:type="dxa"/>
            <w:right w:w="15" w:type="dxa"/>
          </w:tblCellMar>
        </w:tblPrEx>
        <w:trPr>
          <w:trHeight w:val="325" w:hRule="atLeast"/>
        </w:trPr>
        <w:tc>
          <w:tcPr>
            <w:tcW w:w="446"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jc w:val="center"/>
              <w:rPr>
                <w:rFonts w:ascii="Arial" w:hAnsi="Arial" w:eastAsia="Arial" w:cs="Arial"/>
                <w:sz w:val="16"/>
                <w:szCs w:val="16"/>
              </w:rPr>
            </w:pPr>
          </w:p>
        </w:tc>
        <w:tc>
          <w:tcPr>
            <w:tcW w:w="8938" w:type="dxa"/>
            <w:gridSpan w:val="32"/>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表5-1</w:t>
      </w:r>
      <w:r>
        <w:rPr>
          <w:rFonts w:ascii="宋体" w:hAnsi="宋体"/>
          <w:sz w:val="18"/>
          <w:szCs w:val="21"/>
        </w:rPr>
        <w:t>6</w:t>
      </w:r>
      <w:r>
        <w:rPr>
          <w:rFonts w:hint="eastAsia" w:ascii="宋体" w:hAnsi="宋体"/>
          <w:sz w:val="18"/>
          <w:szCs w:val="21"/>
        </w:rPr>
        <w:t xml:space="preserve"> R通道协议层包RA内各字段位宽和位置</w:t>
      </w:r>
    </w:p>
    <w:p>
      <w:pPr>
        <w:tabs>
          <w:tab w:val="center" w:pos="4201"/>
          <w:tab w:val="right" w:leader="dot" w:pos="9298"/>
        </w:tabs>
        <w:autoSpaceDE w:val="0"/>
        <w:autoSpaceDN w:val="0"/>
        <w:jc w:val="center"/>
        <w:rPr>
          <w:rFonts w:ascii="宋体" w:hAnsi="宋体"/>
          <w:sz w:val="18"/>
          <w:szCs w:val="21"/>
        </w:rPr>
      </w:pPr>
    </w:p>
    <w:p>
      <w:pPr>
        <w:tabs>
          <w:tab w:val="center" w:pos="4201"/>
          <w:tab w:val="right" w:leader="dot" w:pos="9298"/>
        </w:tabs>
        <w:autoSpaceDE w:val="0"/>
        <w:autoSpaceDN w:val="0"/>
        <w:ind w:firstLine="420" w:firstLineChars="200"/>
      </w:pPr>
      <w:r>
        <w:rPr>
          <w:rFonts w:hint="eastAsia"/>
        </w:rPr>
        <w:t>RA内各字段含义如下表所示：</w:t>
      </w:r>
    </w:p>
    <w:tbl>
      <w:tblPr>
        <w:tblStyle w:val="34"/>
        <w:tblW w:w="0" w:type="auto"/>
        <w:tblInd w:w="0" w:type="dxa"/>
        <w:tblLayout w:type="autofit"/>
        <w:tblCellMar>
          <w:top w:w="15" w:type="dxa"/>
          <w:left w:w="15" w:type="dxa"/>
          <w:bottom w:w="15" w:type="dxa"/>
          <w:right w:w="15" w:type="dxa"/>
        </w:tblCellMar>
      </w:tblPr>
      <w:tblGrid>
        <w:gridCol w:w="2177"/>
        <w:gridCol w:w="6925"/>
      </w:tblGrid>
      <w:tr>
        <w:tblPrEx>
          <w:tblCellMar>
            <w:top w:w="15" w:type="dxa"/>
            <w:left w:w="15" w:type="dxa"/>
            <w:bottom w:w="15" w:type="dxa"/>
            <w:right w:w="15" w:type="dxa"/>
          </w:tblCellMar>
        </w:tblPrEx>
        <w:trPr>
          <w:trHeight w:val="405" w:hRule="atLeast"/>
        </w:trPr>
        <w:tc>
          <w:tcPr>
            <w:tcW w:w="2208" w:type="dxa"/>
            <w:tcBorders>
              <w:top w:val="single" w:color="1F2329" w:sz="6" w:space="0"/>
              <w:left w:val="single" w:color="1F2329" w:sz="6" w:space="0"/>
              <w:bottom w:val="single" w:color="DEE0E3" w:sz="6" w:space="0"/>
              <w:right w:val="single" w:color="1F2329" w:sz="6" w:space="0"/>
            </w:tcBorders>
            <w:shd w:val="clear" w:color="auto" w:fill="D7D7D7"/>
            <w:vAlign w:val="center"/>
          </w:tcPr>
          <w:p>
            <w:pPr>
              <w:widowControl/>
              <w:spacing w:line="270" w:lineRule="atLeast"/>
              <w:jc w:val="center"/>
              <w:textAlignment w:val="center"/>
              <w:rPr>
                <w:rFonts w:ascii="Arial" w:hAnsi="Arial" w:eastAsia="Arial" w:cs="Arial"/>
                <w:b/>
                <w:bCs/>
                <w:color w:val="000000"/>
                <w:szCs w:val="21"/>
              </w:rPr>
            </w:pPr>
            <w:r>
              <w:rPr>
                <w:rFonts w:hint="eastAsia" w:ascii="宋体" w:hAnsi="宋体" w:cs="宋体"/>
                <w:b/>
                <w:bCs/>
                <w:color w:val="000000"/>
                <w:kern w:val="0"/>
                <w:szCs w:val="21"/>
              </w:rPr>
              <w:t>字段命名</w:t>
            </w:r>
          </w:p>
        </w:tc>
        <w:tc>
          <w:tcPr>
            <w:tcW w:w="7176" w:type="dxa"/>
            <w:tcBorders>
              <w:top w:val="single" w:color="1F2329" w:sz="6" w:space="0"/>
              <w:left w:val="single" w:color="1F2329" w:sz="6" w:space="0"/>
              <w:bottom w:val="single" w:color="DEE0E3" w:sz="6" w:space="0"/>
              <w:right w:val="single" w:color="1F2329" w:sz="6" w:space="0"/>
            </w:tcBorders>
            <w:shd w:val="clear" w:color="auto" w:fill="D7D7D7"/>
            <w:vAlign w:val="center"/>
          </w:tcPr>
          <w:p>
            <w:pPr>
              <w:widowControl/>
              <w:spacing w:line="270" w:lineRule="atLeast"/>
              <w:jc w:val="center"/>
              <w:textAlignment w:val="center"/>
              <w:rPr>
                <w:rFonts w:ascii="Arial" w:hAnsi="Arial" w:eastAsia="Arial" w:cs="Arial"/>
                <w:b/>
                <w:bCs/>
                <w:color w:val="000000"/>
                <w:szCs w:val="21"/>
              </w:rPr>
            </w:pPr>
            <w:r>
              <w:rPr>
                <w:rFonts w:hint="eastAsia" w:ascii="宋体" w:hAnsi="宋体" w:cs="宋体"/>
                <w:b/>
                <w:bCs/>
                <w:color w:val="000000"/>
                <w:kern w:val="0"/>
                <w:szCs w:val="21"/>
              </w:rPr>
              <w:t>字段功能描述</w:t>
            </w:r>
          </w:p>
        </w:tc>
      </w:tr>
      <w:tr>
        <w:tblPrEx>
          <w:tblCellMar>
            <w:top w:w="15" w:type="dxa"/>
            <w:left w:w="15" w:type="dxa"/>
            <w:bottom w:w="15" w:type="dxa"/>
            <w:right w:w="15" w:type="dxa"/>
          </w:tblCellMar>
        </w:tblPrEx>
        <w:trPr>
          <w:trHeight w:val="405" w:hRule="atLeast"/>
        </w:trPr>
        <w:tc>
          <w:tcPr>
            <w:tcW w:w="2208" w:type="dxa"/>
            <w:tcBorders>
              <w:top w:val="single" w:color="1F2329" w:sz="6" w:space="0"/>
              <w:left w:val="single" w:color="1F2329" w:sz="6" w:space="0"/>
              <w:bottom w:val="single" w:color="1F2329" w:sz="6" w:space="0"/>
              <w:right w:val="single" w:color="1F2329" w:sz="6" w:space="0"/>
            </w:tcBorders>
            <w:vAlign w:val="center"/>
          </w:tcPr>
          <w:p>
            <w:r>
              <w:t>RUSER_x[15:0]</w:t>
            </w:r>
          </w:p>
        </w:tc>
        <w:tc>
          <w:tcPr>
            <w:tcW w:w="7176" w:type="dxa"/>
            <w:tcBorders>
              <w:top w:val="single" w:color="1F2329" w:sz="6" w:space="0"/>
              <w:left w:val="single" w:color="1F2329" w:sz="6" w:space="0"/>
              <w:bottom w:val="single" w:color="1F2329" w:sz="6" w:space="0"/>
              <w:right w:val="single" w:color="1F2329" w:sz="6" w:space="0"/>
            </w:tcBorders>
            <w:vAlign w:val="center"/>
          </w:tcPr>
          <w:p>
            <w:r>
              <w:t>R通道USER信号，RUSER_0对应第1个传输，RUSER_7对应第8个传输</w:t>
            </w:r>
          </w:p>
        </w:tc>
      </w:tr>
      <w:tr>
        <w:tblPrEx>
          <w:tblCellMar>
            <w:top w:w="15" w:type="dxa"/>
            <w:left w:w="15" w:type="dxa"/>
            <w:bottom w:w="15" w:type="dxa"/>
            <w:right w:w="15" w:type="dxa"/>
          </w:tblCellMar>
        </w:tblPrEx>
        <w:trPr>
          <w:trHeight w:val="405" w:hRule="atLeast"/>
        </w:trPr>
        <w:tc>
          <w:tcPr>
            <w:tcW w:w="2208" w:type="dxa"/>
            <w:tcBorders>
              <w:top w:val="single" w:color="1F2329" w:sz="6" w:space="0"/>
              <w:left w:val="single" w:color="1F2329" w:sz="6" w:space="0"/>
              <w:bottom w:val="single" w:color="1F2329" w:sz="6" w:space="0"/>
              <w:right w:val="single" w:color="1F2329" w:sz="6" w:space="0"/>
            </w:tcBorders>
            <w:vAlign w:val="center"/>
          </w:tcPr>
          <w:p>
            <w:r>
              <w:t>RID_x[7:0]</w:t>
            </w:r>
          </w:p>
        </w:tc>
        <w:tc>
          <w:tcPr>
            <w:tcW w:w="7176" w:type="dxa"/>
            <w:tcBorders>
              <w:top w:val="single" w:color="1F2329" w:sz="6" w:space="0"/>
              <w:left w:val="single" w:color="1F2329" w:sz="6" w:space="0"/>
              <w:bottom w:val="single" w:color="1F2329" w:sz="6" w:space="0"/>
              <w:right w:val="single" w:color="1F2329" w:sz="6" w:space="0"/>
            </w:tcBorders>
            <w:vAlign w:val="center"/>
          </w:tcPr>
          <w:p>
            <w:r>
              <w:t>R通道ID信号，RID_0对应第1个传输，RID_7对应第8个传输</w:t>
            </w:r>
          </w:p>
        </w:tc>
      </w:tr>
      <w:tr>
        <w:tblPrEx>
          <w:tblCellMar>
            <w:top w:w="15" w:type="dxa"/>
            <w:left w:w="15" w:type="dxa"/>
            <w:bottom w:w="15" w:type="dxa"/>
            <w:right w:w="15" w:type="dxa"/>
          </w:tblCellMar>
        </w:tblPrEx>
        <w:trPr>
          <w:trHeight w:val="405" w:hRule="atLeast"/>
        </w:trPr>
        <w:tc>
          <w:tcPr>
            <w:tcW w:w="2208" w:type="dxa"/>
            <w:tcBorders>
              <w:top w:val="single" w:color="1F2329" w:sz="6" w:space="0"/>
              <w:left w:val="single" w:color="1F2329" w:sz="6" w:space="0"/>
              <w:bottom w:val="single" w:color="1F2329" w:sz="6" w:space="0"/>
              <w:right w:val="single" w:color="1F2329" w:sz="6" w:space="0"/>
            </w:tcBorders>
            <w:vAlign w:val="center"/>
          </w:tcPr>
          <w:p>
            <w:r>
              <w:t>RL[7:0]</w:t>
            </w:r>
          </w:p>
        </w:tc>
        <w:tc>
          <w:tcPr>
            <w:tcW w:w="7176" w:type="dxa"/>
            <w:tcBorders>
              <w:top w:val="single" w:color="1F2329" w:sz="6" w:space="0"/>
              <w:left w:val="single" w:color="1F2329" w:sz="6" w:space="0"/>
              <w:bottom w:val="single" w:color="1F2329" w:sz="6" w:space="0"/>
              <w:right w:val="single" w:color="1F2329" w:sz="6" w:space="0"/>
            </w:tcBorders>
            <w:vAlign w:val="center"/>
          </w:tcPr>
          <w:p>
            <w:r>
              <w:t>R通道RLAST信号，RL[0]对应第1个传输，RL[7]对应第8个传输</w:t>
            </w:r>
          </w:p>
        </w:tc>
      </w:tr>
      <w:tr>
        <w:tblPrEx>
          <w:tblCellMar>
            <w:top w:w="15" w:type="dxa"/>
            <w:left w:w="15" w:type="dxa"/>
            <w:bottom w:w="15" w:type="dxa"/>
            <w:right w:w="15" w:type="dxa"/>
          </w:tblCellMar>
        </w:tblPrEx>
        <w:trPr>
          <w:trHeight w:val="405" w:hRule="atLeast"/>
        </w:trPr>
        <w:tc>
          <w:tcPr>
            <w:tcW w:w="2208" w:type="dxa"/>
            <w:tcBorders>
              <w:top w:val="single" w:color="1F2329" w:sz="6" w:space="0"/>
              <w:left w:val="single" w:color="1F2329" w:sz="6" w:space="0"/>
              <w:bottom w:val="single" w:color="1F2329" w:sz="6" w:space="0"/>
              <w:right w:val="single" w:color="1F2329" w:sz="6" w:space="0"/>
            </w:tcBorders>
            <w:vAlign w:val="center"/>
          </w:tcPr>
          <w:p>
            <w:r>
              <w:t>RP_x[1:0]</w:t>
            </w:r>
          </w:p>
        </w:tc>
        <w:tc>
          <w:tcPr>
            <w:tcW w:w="7176" w:type="dxa"/>
            <w:tcBorders>
              <w:top w:val="single" w:color="1F2329" w:sz="6" w:space="0"/>
              <w:left w:val="single" w:color="1F2329" w:sz="6" w:space="0"/>
              <w:bottom w:val="single" w:color="1F2329" w:sz="6" w:space="0"/>
              <w:right w:val="single" w:color="1F2329" w:sz="6" w:space="0"/>
            </w:tcBorders>
            <w:vAlign w:val="center"/>
          </w:tcPr>
          <w:p>
            <w:r>
              <w:t>R通道RRESP信号，RP_0对应第1个传输，RP_7对应第8个传输</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17</w:t>
      </w:r>
      <w:r>
        <w:rPr>
          <w:rFonts w:hint="eastAsia" w:ascii="宋体" w:hAnsi="宋体"/>
          <w:sz w:val="18"/>
          <w:szCs w:val="21"/>
        </w:rPr>
        <w:t xml:space="preserve"> RA内各字段含义</w:t>
      </w:r>
    </w:p>
    <w:p>
      <w:pPr>
        <w:tabs>
          <w:tab w:val="center" w:pos="4201"/>
          <w:tab w:val="right" w:leader="dot" w:pos="9298"/>
        </w:tabs>
        <w:autoSpaceDE w:val="0"/>
        <w:autoSpaceDN w:val="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ascii="Times New Roman" w:hAnsi="Times New Roman" w:eastAsia="黑体"/>
        </w:rPr>
        <w:t>兼容CXL3.0 Standard 256B Flit模式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兼容CXL3.0 Standard 256B Flit模式是可选的。</w:t>
      </w:r>
    </w:p>
    <w:p>
      <w:pPr>
        <w:pStyle w:val="46"/>
        <w:numPr>
          <w:ilvl w:val="2"/>
          <w:numId w:val="2"/>
        </w:numPr>
        <w:snapToGrid w:val="0"/>
        <w:spacing w:line="360" w:lineRule="auto"/>
        <w:ind w:firstLineChars="0"/>
        <w:rPr>
          <w:rFonts w:ascii="Times New Roman" w:hAnsi="Times New Roman" w:eastAsiaTheme="minorEastAsia"/>
        </w:rPr>
      </w:pPr>
      <w:r>
        <w:rPr>
          <w:rFonts w:hint="eastAsia" w:ascii="Times New Roman" w:hAnsi="Times New Roman" w:eastAsia="黑体"/>
        </w:rPr>
        <w:t>协议层包</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兼容CXL3.0 Standard 256B Flit模式协议层包格式定义如下图所示，其中STP字段预留2个字节，CRC字段预留8个字节，END字段预留6个字节由链路层填充，包长固定为256字节，协议层负责将CXL3.0协议Standard 256B Flit模式下定义的FlitData区域映射到负载区域。</w:t>
      </w:r>
    </w:p>
    <w:tbl>
      <w:tblPr>
        <w:tblStyle w:val="34"/>
        <w:tblW w:w="0" w:type="auto"/>
        <w:tblInd w:w="0" w:type="dxa"/>
        <w:tblLayout w:type="autofit"/>
        <w:tblCellMar>
          <w:top w:w="15" w:type="dxa"/>
          <w:left w:w="15" w:type="dxa"/>
          <w:bottom w:w="15" w:type="dxa"/>
          <w:right w:w="15" w:type="dxa"/>
        </w:tblCellMar>
      </w:tblPr>
      <w:tblGrid>
        <w:gridCol w:w="480"/>
        <w:gridCol w:w="268"/>
        <w:gridCol w:w="268"/>
        <w:gridCol w:w="268"/>
        <w:gridCol w:w="268"/>
        <w:gridCol w:w="268"/>
        <w:gridCol w:w="268"/>
        <w:gridCol w:w="268"/>
        <w:gridCol w:w="268"/>
        <w:gridCol w:w="268"/>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Byte</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STP</w:t>
            </w:r>
          </w:p>
        </w:tc>
        <w:tc>
          <w:tcPr>
            <w:tcW w:w="0" w:type="auto"/>
            <w:gridSpan w:val="30"/>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128</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160</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224</w:t>
            </w:r>
          </w:p>
        </w:tc>
        <w:tc>
          <w:tcPr>
            <w:tcW w:w="4995" w:type="dxa"/>
            <w:gridSpan w:val="18"/>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c>
          <w:tcPr>
            <w:tcW w:w="0" w:type="auto"/>
            <w:gridSpan w:val="8"/>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c>
          <w:tcPr>
            <w:tcW w:w="0" w:type="auto"/>
            <w:gridSpan w:val="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END</w:t>
            </w:r>
          </w:p>
        </w:tc>
      </w:tr>
    </w:tbl>
    <w:p>
      <w:pPr>
        <w:pStyle w:val="75"/>
        <w:tabs>
          <w:tab w:val="center" w:pos="4201"/>
          <w:tab w:val="right" w:leader="dot" w:pos="9298"/>
        </w:tabs>
        <w:autoSpaceDE w:val="0"/>
        <w:autoSpaceDN w:val="0"/>
        <w:ind w:firstLine="0" w:firstLineChars="0"/>
        <w:jc w:val="center"/>
        <w:rPr>
          <w:rFonts w:ascii="宋体" w:hAnsi="宋体"/>
          <w:sz w:val="18"/>
          <w:szCs w:val="21"/>
        </w:rPr>
      </w:pPr>
      <w:r>
        <w:rPr>
          <w:rFonts w:hint="eastAsia" w:ascii="宋体" w:hAnsi="宋体"/>
          <w:sz w:val="18"/>
          <w:szCs w:val="21"/>
        </w:rPr>
        <w:t>表5-1</w:t>
      </w:r>
      <w:r>
        <w:rPr>
          <w:rFonts w:ascii="宋体" w:hAnsi="宋体"/>
          <w:sz w:val="18"/>
          <w:szCs w:val="21"/>
        </w:rPr>
        <w:t>8</w:t>
      </w:r>
      <w:r>
        <w:rPr>
          <w:rFonts w:hint="eastAsia" w:ascii="宋体" w:hAnsi="宋体"/>
          <w:sz w:val="18"/>
          <w:szCs w:val="21"/>
        </w:rPr>
        <w:t xml:space="preserve"> 兼容CXL3.0 Standard 256B Flit模式下协议层包格式</w:t>
      </w:r>
    </w:p>
    <w:p>
      <w:pPr>
        <w:pStyle w:val="75"/>
        <w:tabs>
          <w:tab w:val="center" w:pos="4201"/>
          <w:tab w:val="right" w:leader="dot" w:pos="9298"/>
        </w:tabs>
        <w:autoSpaceDE w:val="0"/>
        <w:autoSpaceDN w:val="0"/>
        <w:ind w:firstLine="0" w:firstLineChars="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ascii="Times New Roman" w:hAnsi="Times New Roman" w:eastAsia="黑体"/>
        </w:rPr>
        <w:t>兼容CXL3.0 Standard 256B Flit模式</w:t>
      </w:r>
    </w:p>
    <w:p>
      <w:pPr>
        <w:pStyle w:val="46"/>
        <w:snapToGrid w:val="0"/>
        <w:spacing w:line="360" w:lineRule="auto"/>
        <w:rPr>
          <w:rFonts w:ascii="Times New Roman" w:hAnsi="Times New Roman" w:eastAsiaTheme="minorEastAsia"/>
        </w:rPr>
      </w:pPr>
      <w:r>
        <w:rPr>
          <w:rFonts w:hint="eastAsia"/>
        </w:rPr>
        <w:t>原生模式是可选的，当用户不需要承载AXI4.0协议或CXL3.0 Standard 256B Flit模式数据流时，可以选用原生模式，只要组包符合5.3.1章节描述的规则，仍然可以使用链路层重传功能。</w:t>
      </w:r>
    </w:p>
    <w:p>
      <w:pPr>
        <w:pStyle w:val="46"/>
        <w:numPr>
          <w:ilvl w:val="2"/>
          <w:numId w:val="2"/>
        </w:numPr>
        <w:snapToGrid w:val="0"/>
        <w:spacing w:line="360" w:lineRule="auto"/>
        <w:ind w:firstLineChars="0"/>
        <w:rPr>
          <w:rFonts w:ascii="Times New Roman" w:hAnsi="Times New Roman" w:eastAsiaTheme="minorEastAsia"/>
        </w:rPr>
      </w:pPr>
      <w:r>
        <w:rPr>
          <w:rFonts w:hint="eastAsia" w:ascii="Times New Roman" w:hAnsi="Times New Roman" w:eastAsia="黑体"/>
        </w:rPr>
        <w:t>协议层包定义及组包规则</w:t>
      </w:r>
    </w:p>
    <w:p>
      <w:pPr>
        <w:pStyle w:val="46"/>
        <w:snapToGrid w:val="0"/>
        <w:spacing w:line="360" w:lineRule="auto"/>
      </w:pPr>
      <w:r>
        <w:rPr>
          <w:rFonts w:hint="eastAsia"/>
        </w:rPr>
        <w:t>原生模式协议层包格式定义如下图所示，其中STP字段预留2个字节，CRC字段预留8个字节，END字段预留6个字节由链路层填充，包长为128字节整数倍，最大长度是640字节，协议层负责将任意协议信号映射到负载区域，映射方法由用户自定义。</w:t>
      </w:r>
    </w:p>
    <w:tbl>
      <w:tblPr>
        <w:tblStyle w:val="34"/>
        <w:tblW w:w="0" w:type="auto"/>
        <w:tblInd w:w="0" w:type="dxa"/>
        <w:tblLayout w:type="autofit"/>
        <w:tblCellMar>
          <w:top w:w="15" w:type="dxa"/>
          <w:left w:w="15" w:type="dxa"/>
          <w:bottom w:w="15" w:type="dxa"/>
          <w:right w:w="15" w:type="dxa"/>
        </w:tblCellMar>
      </w:tblPr>
      <w:tblGrid>
        <w:gridCol w:w="480"/>
        <w:gridCol w:w="268"/>
        <w:gridCol w:w="268"/>
        <w:gridCol w:w="268"/>
        <w:gridCol w:w="268"/>
        <w:gridCol w:w="268"/>
        <w:gridCol w:w="268"/>
        <w:gridCol w:w="268"/>
        <w:gridCol w:w="268"/>
        <w:gridCol w:w="268"/>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Byte</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277"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278"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STP</w:t>
            </w:r>
          </w:p>
        </w:tc>
        <w:tc>
          <w:tcPr>
            <w:tcW w:w="0" w:type="auto"/>
            <w:gridSpan w:val="30"/>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128</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160</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224</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256</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288</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320</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384</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416</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448</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480</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512</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544</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576</w:t>
            </w:r>
          </w:p>
        </w:tc>
        <w:tc>
          <w:tcPr>
            <w:tcW w:w="0" w:type="auto"/>
            <w:gridSpan w:val="32"/>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r>
      <w:tr>
        <w:tblPrEx>
          <w:tblCellMar>
            <w:top w:w="15" w:type="dxa"/>
            <w:left w:w="15" w:type="dxa"/>
            <w:bottom w:w="15" w:type="dxa"/>
            <w:right w:w="15" w:type="dxa"/>
          </w:tblCellMar>
        </w:tblPrEx>
        <w:trPr>
          <w:trHeight w:val="325" w:hRule="atLeast"/>
        </w:trPr>
        <w:tc>
          <w:tcPr>
            <w:tcW w:w="497"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608</w:t>
            </w:r>
          </w:p>
        </w:tc>
        <w:tc>
          <w:tcPr>
            <w:tcW w:w="4995" w:type="dxa"/>
            <w:gridSpan w:val="18"/>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Payload</w:t>
            </w:r>
          </w:p>
        </w:tc>
        <w:tc>
          <w:tcPr>
            <w:tcW w:w="0" w:type="auto"/>
            <w:gridSpan w:val="8"/>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c>
          <w:tcPr>
            <w:tcW w:w="0" w:type="auto"/>
            <w:gridSpan w:val="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END</w:t>
            </w:r>
          </w:p>
        </w:tc>
      </w:tr>
    </w:tbl>
    <w:p>
      <w:pPr>
        <w:pStyle w:val="75"/>
        <w:tabs>
          <w:tab w:val="center" w:pos="4201"/>
          <w:tab w:val="right" w:leader="dot" w:pos="9298"/>
        </w:tabs>
        <w:autoSpaceDE w:val="0"/>
        <w:autoSpaceDN w:val="0"/>
        <w:ind w:firstLine="0" w:firstLineChars="0"/>
        <w:jc w:val="center"/>
        <w:rPr>
          <w:rFonts w:ascii="宋体" w:hAnsi="宋体"/>
          <w:sz w:val="18"/>
          <w:szCs w:val="21"/>
        </w:rPr>
      </w:pPr>
      <w:r>
        <w:rPr>
          <w:rFonts w:hint="eastAsia" w:ascii="宋体" w:hAnsi="宋体"/>
          <w:sz w:val="18"/>
          <w:szCs w:val="21"/>
        </w:rPr>
        <w:t>表5-1</w:t>
      </w:r>
      <w:r>
        <w:rPr>
          <w:rFonts w:ascii="宋体" w:hAnsi="宋体"/>
          <w:sz w:val="18"/>
          <w:szCs w:val="21"/>
        </w:rPr>
        <w:t>9</w:t>
      </w:r>
      <w:r>
        <w:rPr>
          <w:rFonts w:hint="eastAsia" w:ascii="宋体" w:hAnsi="宋体"/>
          <w:sz w:val="18"/>
          <w:szCs w:val="21"/>
        </w:rPr>
        <w:t xml:space="preserve"> 原生模式下协议层包格式</w:t>
      </w:r>
    </w:p>
    <w:p>
      <w:pPr>
        <w:pStyle w:val="75"/>
        <w:tabs>
          <w:tab w:val="center" w:pos="4201"/>
          <w:tab w:val="right" w:leader="dot" w:pos="9298"/>
        </w:tabs>
        <w:autoSpaceDE w:val="0"/>
        <w:autoSpaceDN w:val="0"/>
        <w:ind w:firstLine="0" w:firstLineChars="0"/>
        <w:jc w:val="center"/>
      </w:pP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ascii="Times New Roman" w:hAnsi="Times New Roman" w:eastAsia="黑体"/>
        </w:rPr>
        <w:t>协议层/链路层互联接口</w:t>
      </w:r>
    </w:p>
    <w:p>
      <w:pPr>
        <w:pStyle w:val="46"/>
        <w:snapToGrid w:val="0"/>
        <w:spacing w:line="360" w:lineRule="auto"/>
      </w:pPr>
      <w:r>
        <w:rPr>
          <w:rFonts w:hint="eastAsia"/>
        </w:rPr>
        <w:t>协议层/链路层接口如下表所示：</w:t>
      </w:r>
    </w:p>
    <w:tbl>
      <w:tblPr>
        <w:tblStyle w:val="34"/>
        <w:tblW w:w="0" w:type="auto"/>
        <w:tblInd w:w="0" w:type="dxa"/>
        <w:tblLayout w:type="autofit"/>
        <w:tblCellMar>
          <w:top w:w="15" w:type="dxa"/>
          <w:left w:w="15" w:type="dxa"/>
          <w:bottom w:w="15" w:type="dxa"/>
          <w:right w:w="15" w:type="dxa"/>
        </w:tblCellMar>
      </w:tblPr>
      <w:tblGrid>
        <w:gridCol w:w="2134"/>
        <w:gridCol w:w="6968"/>
      </w:tblGrid>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shd w:val="clear" w:color="auto" w:fill="D7D7D7"/>
            <w:vAlign w:val="center"/>
          </w:tcPr>
          <w:p>
            <w:pPr>
              <w:widowControl/>
              <w:spacing w:line="300" w:lineRule="atLeast"/>
              <w:jc w:val="center"/>
              <w:textAlignment w:val="center"/>
              <w:rPr>
                <w:rFonts w:ascii="Arial" w:hAnsi="Arial" w:eastAsia="Arial" w:cs="Arial"/>
                <w:b/>
                <w:bCs/>
                <w:color w:val="000000"/>
                <w:szCs w:val="21"/>
              </w:rPr>
            </w:pPr>
            <w:r>
              <w:rPr>
                <w:rFonts w:hint="eastAsia" w:ascii="宋体" w:hAnsi="宋体" w:cs="宋体"/>
                <w:b/>
                <w:bCs/>
                <w:color w:val="000000"/>
                <w:kern w:val="0"/>
                <w:szCs w:val="21"/>
              </w:rPr>
              <w:t>信号命名</w:t>
            </w:r>
          </w:p>
        </w:tc>
        <w:tc>
          <w:tcPr>
            <w:tcW w:w="7241" w:type="dxa"/>
            <w:tcBorders>
              <w:top w:val="single" w:color="1F2329" w:sz="6" w:space="0"/>
              <w:left w:val="single" w:color="1F2329" w:sz="6" w:space="0"/>
              <w:bottom w:val="single" w:color="1F2329" w:sz="6" w:space="0"/>
              <w:right w:val="single" w:color="1F2329" w:sz="6" w:space="0"/>
            </w:tcBorders>
            <w:shd w:val="clear" w:color="auto" w:fill="D7D7D7"/>
            <w:vAlign w:val="center"/>
          </w:tcPr>
          <w:p>
            <w:pPr>
              <w:widowControl/>
              <w:spacing w:line="300" w:lineRule="atLeast"/>
              <w:jc w:val="center"/>
              <w:textAlignment w:val="center"/>
              <w:rPr>
                <w:rFonts w:ascii="Arial" w:hAnsi="Arial" w:eastAsia="Arial" w:cs="Arial"/>
                <w:b/>
                <w:bCs/>
                <w:color w:val="000000"/>
                <w:szCs w:val="21"/>
              </w:rPr>
            </w:pPr>
            <w:r>
              <w:rPr>
                <w:rFonts w:hint="eastAsia" w:ascii="宋体" w:hAnsi="宋体" w:cs="宋体"/>
                <w:b/>
                <w:bCs/>
                <w:color w:val="000000"/>
                <w:kern w:val="0"/>
                <w:szCs w:val="21"/>
              </w:rPr>
              <w:t>信号功能描述</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prot2link_valid[0:0]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w:t>
            </w:r>
            <w:r>
              <w:t>协议层向链路层指示prot2link_data/prot2link_tail上的数据有效</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link2prot_rdy[0:0]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w:t>
            </w:r>
            <w:r>
              <w:t>链路层向协议层指示可以接收数据，使用valid-rdy握手机制传递数据</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prot2link_data[1023:0]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w:t>
            </w:r>
            <w:r>
              <w:t>协议层向链路层传递的协议层包的其中1拍数据</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prot2link_tail[0:0]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w:t>
            </w:r>
            <w:r>
              <w:t>协议层向链路层传递的协议层包的尾标记</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link2prot_valid[0:0]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链路层向协议层指示link2prot_data/link2prot_tail上的数据有效</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prot2link_rdy[0:0]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协议层向链路层指示可以接收数据，使用valid-rdy握手机制传递数据</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link2prot_data[1023:0]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链路层向协议层传递的协议层包的其中1拍数据</w:t>
            </w:r>
          </w:p>
        </w:tc>
      </w:tr>
      <w:tr>
        <w:tblPrEx>
          <w:tblCellMar>
            <w:top w:w="15" w:type="dxa"/>
            <w:left w:w="15" w:type="dxa"/>
            <w:bottom w:w="15" w:type="dxa"/>
            <w:right w:w="15" w:type="dxa"/>
          </w:tblCellMar>
        </w:tblPrEx>
        <w:trPr>
          <w:trHeight w:val="405" w:hRule="atLeast"/>
        </w:trPr>
        <w:tc>
          <w:tcPr>
            <w:tcW w:w="2143" w:type="dxa"/>
            <w:tcBorders>
              <w:top w:val="single" w:color="1F2329" w:sz="6" w:space="0"/>
              <w:left w:val="single" w:color="1F2329" w:sz="6" w:space="0"/>
              <w:bottom w:val="single" w:color="1F2329" w:sz="6" w:space="0"/>
              <w:right w:val="single" w:color="1F2329" w:sz="6" w:space="0"/>
            </w:tcBorders>
            <w:vAlign w:val="center"/>
          </w:tcPr>
          <w:p>
            <w:r>
              <w:t>link2prot_tail[0:0]</w:t>
            </w:r>
          </w:p>
        </w:tc>
        <w:tc>
          <w:tcPr>
            <w:tcW w:w="724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链路层向协议层传递的协议层包的尾标记</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表5-</w:t>
      </w:r>
      <w:r>
        <w:rPr>
          <w:rFonts w:ascii="宋体" w:hAnsi="宋体"/>
          <w:sz w:val="18"/>
          <w:szCs w:val="21"/>
        </w:rPr>
        <w:t>20</w:t>
      </w:r>
      <w:r>
        <w:rPr>
          <w:rFonts w:hint="eastAsia" w:ascii="宋体" w:hAnsi="宋体"/>
          <w:sz w:val="18"/>
          <w:szCs w:val="21"/>
        </w:rPr>
        <w:t xml:space="preserve"> 协议层/链路层互联接口</w:t>
      </w:r>
    </w:p>
    <w:p>
      <w:pPr>
        <w:tabs>
          <w:tab w:val="center" w:pos="4201"/>
          <w:tab w:val="right" w:leader="dot" w:pos="9298"/>
        </w:tabs>
        <w:autoSpaceDE w:val="0"/>
        <w:autoSpaceDN w:val="0"/>
        <w:jc w:val="center"/>
        <w:rPr>
          <w:rFonts w:ascii="宋体" w:hAnsi="宋体"/>
          <w:sz w:val="18"/>
          <w:szCs w:val="21"/>
        </w:rPr>
      </w:pPr>
    </w:p>
    <w:p>
      <w:pPr>
        <w:tabs>
          <w:tab w:val="center" w:pos="4201"/>
          <w:tab w:val="right" w:leader="dot" w:pos="9298"/>
        </w:tabs>
        <w:autoSpaceDE w:val="0"/>
        <w:autoSpaceDN w:val="0"/>
        <w:ind w:firstLine="420" w:firstLineChars="200"/>
      </w:pPr>
      <w:r>
        <w:rPr>
          <w:rFonts w:hint="eastAsia"/>
        </w:rPr>
        <w:t>协议层到链路层接口时序举例如下图所示：</w:t>
      </w:r>
    </w:p>
    <w:p>
      <w:pPr>
        <w:widowControl/>
        <w:jc w:val="left"/>
      </w:pPr>
      <w:r>
        <w:rPr>
          <w:rFonts w:ascii="宋体" w:hAnsi="宋体" w:cs="宋体"/>
          <w:kern w:val="0"/>
          <w:sz w:val="24"/>
        </w:rPr>
        <w:drawing>
          <wp:inline distT="0" distB="0" distL="0" distR="0">
            <wp:extent cx="5760720" cy="173799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720" cy="1737995"/>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图5-</w:t>
      </w:r>
      <w:r>
        <w:rPr>
          <w:rFonts w:ascii="宋体" w:hAnsi="宋体"/>
          <w:sz w:val="18"/>
          <w:szCs w:val="21"/>
        </w:rPr>
        <w:t>21</w:t>
      </w:r>
      <w:r>
        <w:rPr>
          <w:rFonts w:hint="eastAsia" w:ascii="宋体" w:hAnsi="宋体"/>
          <w:sz w:val="18"/>
          <w:szCs w:val="21"/>
        </w:rPr>
        <w:t xml:space="preserve"> 协议层到链路层接口时序</w:t>
      </w:r>
    </w:p>
    <w:p>
      <w:pPr>
        <w:tabs>
          <w:tab w:val="center" w:pos="4201"/>
          <w:tab w:val="right" w:leader="dot" w:pos="9298"/>
        </w:tabs>
        <w:autoSpaceDE w:val="0"/>
        <w:autoSpaceDN w:val="0"/>
        <w:jc w:val="center"/>
      </w:pPr>
    </w:p>
    <w:p>
      <w:pPr>
        <w:tabs>
          <w:tab w:val="center" w:pos="4201"/>
          <w:tab w:val="right" w:leader="dot" w:pos="9298"/>
        </w:tabs>
        <w:autoSpaceDE w:val="0"/>
        <w:autoSpaceDN w:val="0"/>
        <w:ind w:firstLine="420" w:firstLineChars="200"/>
      </w:pPr>
      <w:r>
        <w:rPr>
          <w:rFonts w:hint="eastAsia"/>
        </w:rPr>
        <w:t>链路层到协议层接口时序举例如下图所示：</w:t>
      </w:r>
    </w:p>
    <w:p>
      <w:pPr>
        <w:widowControl/>
        <w:jc w:val="center"/>
        <w:rPr>
          <w:rFonts w:ascii="宋体" w:hAnsi="宋体" w:cs="宋体"/>
          <w:kern w:val="0"/>
          <w:sz w:val="24"/>
        </w:rPr>
      </w:pPr>
      <w:r>
        <w:rPr>
          <w:rFonts w:ascii="宋体" w:hAnsi="宋体" w:cs="宋体"/>
          <w:kern w:val="0"/>
          <w:sz w:val="24"/>
        </w:rPr>
        <w:drawing>
          <wp:inline distT="0" distB="0" distL="0" distR="0">
            <wp:extent cx="5599430" cy="168656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99430" cy="168656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图5-</w:t>
      </w:r>
      <w:r>
        <w:rPr>
          <w:rFonts w:ascii="宋体" w:hAnsi="宋体"/>
          <w:sz w:val="18"/>
          <w:szCs w:val="21"/>
        </w:rPr>
        <w:t>22</w:t>
      </w:r>
      <w:r>
        <w:rPr>
          <w:rFonts w:hint="eastAsia" w:ascii="宋体" w:hAnsi="宋体"/>
          <w:sz w:val="18"/>
          <w:szCs w:val="21"/>
        </w:rPr>
        <w:t xml:space="preserve"> 链路层到协议层接口时序</w:t>
      </w:r>
    </w:p>
    <w:p>
      <w:pPr>
        <w:tabs>
          <w:tab w:val="center" w:pos="4201"/>
          <w:tab w:val="right" w:leader="dot" w:pos="9298"/>
        </w:tabs>
        <w:autoSpaceDE w:val="0"/>
        <w:autoSpaceDN w:val="0"/>
        <w:jc w:val="center"/>
        <w:rPr>
          <w:rFonts w:ascii="宋体" w:hAnsi="宋体"/>
          <w:sz w:val="18"/>
          <w:szCs w:val="21"/>
        </w:rPr>
      </w:pPr>
    </w:p>
    <w:p>
      <w:pPr>
        <w:pStyle w:val="52"/>
        <w:numPr>
          <w:ilvl w:val="0"/>
          <w:numId w:val="2"/>
        </w:numPr>
        <w:snapToGrid w:val="0"/>
        <w:spacing w:before="240" w:after="240" w:line="360" w:lineRule="auto"/>
        <w:rPr>
          <w:rFonts w:ascii="Times New Roman"/>
        </w:rPr>
      </w:pPr>
      <w:bookmarkStart w:id="4" w:name="_Toc127911847"/>
      <w:r>
        <w:rPr>
          <w:rFonts w:hint="eastAsia" w:ascii="Times New Roman"/>
        </w:rPr>
        <w:t>链路层 Link Layer</w:t>
      </w:r>
      <w:bookmarkEnd w:id="4"/>
    </w:p>
    <w:p>
      <w:pPr>
        <w:pStyle w:val="46"/>
        <w:snapToGrid w:val="0"/>
        <w:spacing w:line="360" w:lineRule="auto"/>
        <w:rPr>
          <w:rFonts w:ascii="Times New Roman" w:hAnsi="Times New Roman" w:eastAsiaTheme="minorEastAsia"/>
        </w:rPr>
      </w:pPr>
      <w:r>
        <w:rPr>
          <w:rFonts w:ascii="Times New Roman" w:hAnsi="Times New Roman" w:eastAsiaTheme="minorEastAsia"/>
        </w:rPr>
        <w:t>协议层和链路层以协议层包为最小单元传输数据</w:t>
      </w:r>
      <w:r>
        <w:rPr>
          <w:rFonts w:hint="eastAsia" w:ascii="Times New Roman" w:hAnsi="Times New Roman" w:eastAsiaTheme="minorEastAsia"/>
        </w:rPr>
        <w:t>。</w:t>
      </w:r>
      <w:r>
        <w:rPr>
          <w:rFonts w:ascii="Times New Roman" w:hAnsi="Times New Roman" w:eastAsiaTheme="minorEastAsia"/>
        </w:rPr>
        <w:t>链路层负责将协议层包可靠地传输到对端，利用ACK/NAK机制保证数据传输的可靠性</w:t>
      </w:r>
      <w:r>
        <w:rPr>
          <w:rFonts w:hint="eastAsia" w:ascii="Times New Roman" w:hAnsi="Times New Roman" w:eastAsiaTheme="minorEastAsia"/>
        </w:rPr>
        <w:t>。</w:t>
      </w:r>
      <w:r>
        <w:rPr>
          <w:rFonts w:ascii="Times New Roman" w:hAnsi="Times New Roman" w:eastAsiaTheme="minorEastAsia"/>
        </w:rPr>
        <w:t>为此需要先对协议层包进行编号，然后</w:t>
      </w:r>
      <w:r>
        <w:rPr>
          <w:rFonts w:hint="eastAsia" w:ascii="Times New Roman" w:hAnsi="Times New Roman" w:eastAsiaTheme="minorEastAsia"/>
        </w:rPr>
        <w:t>对</w:t>
      </w:r>
      <w:r>
        <w:rPr>
          <w:rFonts w:ascii="Times New Roman" w:hAnsi="Times New Roman" w:eastAsiaTheme="minorEastAsia"/>
        </w:rPr>
        <w:t>编号和负载</w:t>
      </w:r>
      <w:r>
        <w:rPr>
          <w:rFonts w:hint="eastAsia" w:ascii="Times New Roman" w:hAnsi="Times New Roman" w:eastAsiaTheme="minorEastAsia"/>
        </w:rPr>
        <w:t>区域</w:t>
      </w:r>
      <w:r>
        <w:rPr>
          <w:rFonts w:ascii="Times New Roman" w:hAnsi="Times New Roman" w:eastAsiaTheme="minorEastAsia"/>
        </w:rPr>
        <w:t>做CRC校验位的计算，并将CRC计算结果放置到协议层包的CRC字段，由对端链路层对接收到的协议层包做CRC校验，决定是否需要重传。</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发送端</w:t>
      </w:r>
      <w:r>
        <w:rPr>
          <w:rFonts w:ascii="Times New Roman" w:hAnsi="Times New Roman" w:eastAsiaTheme="minorEastAsia"/>
        </w:rPr>
        <w:t>支持如下功能：</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填充协议层包ID编号； </w:t>
      </w:r>
    </w:p>
    <w:p>
      <w:pPr>
        <w:pStyle w:val="46"/>
        <w:snapToGrid w:val="0"/>
        <w:spacing w:line="360" w:lineRule="auto"/>
        <w:rPr>
          <w:rFonts w:ascii="Times New Roman" w:hAnsi="Times New Roman" w:eastAsiaTheme="minorEastAsia"/>
        </w:rPr>
      </w:pPr>
      <w:r>
        <w:rPr>
          <w:rFonts w:ascii="Times New Roman" w:hAnsi="Times New Roman" w:eastAsiaTheme="minorEastAsia"/>
        </w:rPr>
        <w:t>● 填充协议层包CRC校验</w:t>
      </w:r>
      <w:r>
        <w:rPr>
          <w:rFonts w:hint="eastAsia" w:ascii="Times New Roman" w:hAnsi="Times New Roman" w:eastAsiaTheme="minorEastAsia"/>
        </w:rPr>
        <w:t>位</w:t>
      </w:r>
      <w:r>
        <w:rPr>
          <w:rFonts w:ascii="Times New Roman" w:hAnsi="Times New Roman" w:eastAsiaTheme="minorEastAsia"/>
        </w:rPr>
        <w:t xml:space="preserve">； </w:t>
      </w:r>
    </w:p>
    <w:p>
      <w:pPr>
        <w:pStyle w:val="46"/>
        <w:snapToGrid w:val="0"/>
        <w:spacing w:line="360" w:lineRule="auto"/>
        <w:rPr>
          <w:rFonts w:ascii="Times New Roman" w:hAnsi="Times New Roman" w:eastAsiaTheme="minorEastAsia"/>
        </w:rPr>
      </w:pPr>
      <w:r>
        <w:rPr>
          <w:rFonts w:ascii="Times New Roman" w:hAnsi="Times New Roman" w:eastAsiaTheme="minorEastAsia"/>
        </w:rPr>
        <w:t>● 发送协议层包，并利用</w:t>
      </w:r>
      <w:r>
        <w:rPr>
          <w:rFonts w:hint="eastAsia" w:ascii="Times New Roman" w:hAnsi="Times New Roman" w:eastAsiaTheme="minorEastAsia"/>
        </w:rPr>
        <w:t>接收端</w:t>
      </w:r>
      <w:r>
        <w:rPr>
          <w:rFonts w:ascii="Times New Roman" w:hAnsi="Times New Roman" w:eastAsiaTheme="minorEastAsia"/>
        </w:rPr>
        <w:t xml:space="preserve">反馈的ACK/NAK+ID编号指令释放/重传协议层包； </w:t>
      </w:r>
    </w:p>
    <w:p>
      <w:pPr>
        <w:pStyle w:val="46"/>
        <w:snapToGrid w:val="0"/>
        <w:spacing w:line="360" w:lineRule="auto"/>
        <w:rPr>
          <w:rFonts w:ascii="Times New Roman" w:hAnsi="Times New Roman" w:eastAsiaTheme="minorEastAsia"/>
        </w:rPr>
      </w:pPr>
      <w:r>
        <w:rPr>
          <w:rFonts w:ascii="Times New Roman" w:hAnsi="Times New Roman" w:eastAsiaTheme="minorEastAsia"/>
        </w:rPr>
        <w:t>● 发送ACK/NAK包</w:t>
      </w:r>
      <w:r>
        <w:rPr>
          <w:rFonts w:hint="eastAsia" w:ascii="Times New Roman" w:hAnsi="Times New Roman" w:eastAsiaTheme="minorEastAsia"/>
        </w:rPr>
        <w:t>。</w:t>
      </w:r>
    </w:p>
    <w:p>
      <w:pPr>
        <w:pStyle w:val="46"/>
        <w:snapToGrid w:val="0"/>
        <w:spacing w:line="360" w:lineRule="auto"/>
        <w:ind w:firstLine="0" w:firstLineChars="0"/>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接收端</w:t>
      </w:r>
      <w:r>
        <w:rPr>
          <w:rFonts w:ascii="Times New Roman" w:hAnsi="Times New Roman" w:eastAsiaTheme="minorEastAsia"/>
        </w:rPr>
        <w:t>支持如下功能：</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对链路层包进行CRC校验； </w:t>
      </w:r>
    </w:p>
    <w:p>
      <w:pPr>
        <w:pStyle w:val="46"/>
        <w:snapToGrid w:val="0"/>
        <w:spacing w:line="360" w:lineRule="auto"/>
        <w:rPr>
          <w:rFonts w:ascii="Times New Roman" w:hAnsi="Times New Roman" w:eastAsiaTheme="minorEastAsia"/>
        </w:rPr>
      </w:pPr>
      <w:r>
        <w:rPr>
          <w:rFonts w:ascii="Times New Roman" w:hAnsi="Times New Roman" w:eastAsiaTheme="minorEastAsia"/>
        </w:rPr>
        <w:t>● 接收ACK/NAK包并控制TX重传缓存</w:t>
      </w:r>
      <w:r>
        <w:rPr>
          <w:rFonts w:hint="eastAsia" w:ascii="Times New Roman" w:hAnsi="Times New Roman" w:eastAsiaTheme="minorEastAsia"/>
        </w:rPr>
        <w:t>待重传的数据</w:t>
      </w:r>
      <w:r>
        <w:rPr>
          <w:rFonts w:ascii="Times New Roman" w:hAnsi="Times New Roman" w:eastAsiaTheme="minorEastAsia"/>
        </w:rPr>
        <w:t xml:space="preserve">； </w:t>
      </w:r>
    </w:p>
    <w:p>
      <w:pPr>
        <w:pStyle w:val="46"/>
        <w:snapToGrid w:val="0"/>
        <w:spacing w:line="360" w:lineRule="auto"/>
        <w:rPr>
          <w:rFonts w:ascii="Times New Roman" w:hAnsi="Times New Roman" w:eastAsiaTheme="minorEastAsia"/>
        </w:rPr>
      </w:pPr>
      <w:r>
        <w:rPr>
          <w:rFonts w:ascii="Times New Roman" w:hAnsi="Times New Roman" w:eastAsiaTheme="minorEastAsia"/>
        </w:rPr>
        <w:t>● 对协议层包进行CRC校验，并将校验结果整合到ACK/NAK包请求</w:t>
      </w:r>
      <w:r>
        <w:rPr>
          <w:rFonts w:hint="eastAsia" w:ascii="Times New Roman" w:hAnsi="Times New Roman" w:eastAsiaTheme="minorEastAsia"/>
        </w:rPr>
        <w:t>发送端</w:t>
      </w:r>
      <w:r>
        <w:rPr>
          <w:rFonts w:ascii="Times New Roman" w:hAnsi="Times New Roman" w:eastAsiaTheme="minorEastAsia"/>
        </w:rPr>
        <w:t>发送给</w:t>
      </w:r>
      <w:r>
        <w:rPr>
          <w:rFonts w:hint="eastAsia" w:ascii="Times New Roman" w:hAnsi="Times New Roman" w:eastAsiaTheme="minorEastAsia"/>
        </w:rPr>
        <w:t>远</w:t>
      </w:r>
      <w:r>
        <w:rPr>
          <w:rFonts w:ascii="Times New Roman" w:hAnsi="Times New Roman" w:eastAsiaTheme="minorEastAsia"/>
        </w:rPr>
        <w:t xml:space="preserve">端； </w:t>
      </w:r>
    </w:p>
    <w:p>
      <w:pPr>
        <w:pStyle w:val="46"/>
        <w:snapToGrid w:val="0"/>
        <w:spacing w:line="360" w:lineRule="auto"/>
        <w:rPr>
          <w:rFonts w:ascii="Times New Roman" w:hAnsi="Times New Roman" w:eastAsiaTheme="minorEastAsia"/>
        </w:rPr>
      </w:pPr>
      <w:r>
        <w:rPr>
          <w:rFonts w:ascii="Times New Roman" w:hAnsi="Times New Roman" w:eastAsiaTheme="minorEastAsia"/>
        </w:rPr>
        <w:t>● 利用NAK包流控。</w:t>
      </w: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ascii="Times New Roman" w:hAnsi="Times New Roman" w:eastAsia="黑体"/>
        </w:rPr>
        <w:t>ID</w:t>
      </w:r>
      <w:r>
        <w:rPr>
          <w:rFonts w:hint="eastAsia" w:ascii="Times New Roman" w:hAnsi="Times New Roman" w:eastAsia="黑体"/>
        </w:rPr>
        <w:t>编号方法</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本标准规定</w:t>
      </w:r>
      <w:r>
        <w:rPr>
          <w:rFonts w:ascii="Times New Roman" w:hAnsi="Times New Roman" w:eastAsiaTheme="minorEastAsia"/>
        </w:rPr>
        <w:t>协议层包</w:t>
      </w:r>
      <w:r>
        <w:rPr>
          <w:rFonts w:hint="eastAsia" w:ascii="Times New Roman" w:hAnsi="Times New Roman" w:eastAsiaTheme="minorEastAsia"/>
        </w:rPr>
        <w:t>中</w:t>
      </w:r>
      <w:r>
        <w:rPr>
          <w:rFonts w:ascii="Times New Roman" w:hAnsi="Times New Roman" w:eastAsiaTheme="minorEastAsia"/>
        </w:rPr>
        <w:t>STP字段的bit[</w:t>
      </w:r>
      <w:r>
        <w:rPr>
          <w:rFonts w:hint="eastAsia" w:ascii="Times New Roman" w:hAnsi="Times New Roman" w:eastAsiaTheme="minorEastAsia"/>
        </w:rPr>
        <w:t>15</w:t>
      </w:r>
      <w:r>
        <w:rPr>
          <w:rFonts w:ascii="Times New Roman" w:hAnsi="Times New Roman" w:eastAsiaTheme="minorEastAsia"/>
        </w:rPr>
        <w:t>:</w:t>
      </w:r>
      <w:r>
        <w:rPr>
          <w:rFonts w:hint="eastAsia" w:ascii="Times New Roman" w:hAnsi="Times New Roman" w:eastAsiaTheme="minorEastAsia"/>
        </w:rPr>
        <w:t>8</w:t>
      </w:r>
      <w:r>
        <w:rPr>
          <w:rFonts w:ascii="Times New Roman" w:hAnsi="Times New Roman" w:eastAsiaTheme="minorEastAsia"/>
        </w:rPr>
        <w:t>]</w:t>
      </w:r>
      <w:r>
        <w:rPr>
          <w:rFonts w:hint="eastAsia" w:ascii="Times New Roman" w:hAnsi="Times New Roman" w:eastAsiaTheme="minorEastAsia"/>
        </w:rPr>
        <w:t>用于</w:t>
      </w:r>
      <w:r>
        <w:rPr>
          <w:rFonts w:ascii="Times New Roman" w:hAnsi="Times New Roman" w:eastAsiaTheme="minorEastAsia"/>
        </w:rPr>
        <w:t>放置协议层包ID，ID编号0~255循环递增，255计满翻转到0，复位初始值为0</w:t>
      </w:r>
      <w:r>
        <w:rPr>
          <w:rFonts w:hint="eastAsia" w:ascii="Times New Roman" w:hAnsi="Times New Roman" w:eastAsiaTheme="minorEastAsia"/>
        </w:rPr>
        <w:t>，STP字段内ID编号位置</w:t>
      </w:r>
      <w:r>
        <w:rPr>
          <w:rFonts w:ascii="Times New Roman" w:hAnsi="Times New Roman" w:eastAsiaTheme="minorEastAsia"/>
        </w:rPr>
        <w:t>如下</w:t>
      </w:r>
      <w:r>
        <w:rPr>
          <w:rFonts w:hint="eastAsia" w:ascii="Times New Roman" w:hAnsi="Times New Roman" w:eastAsiaTheme="minorEastAsia"/>
        </w:rPr>
        <w:t>图所示</w:t>
      </w:r>
      <w:r>
        <w:rPr>
          <w:rFonts w:ascii="Times New Roman" w:hAnsi="Times New Roman" w:eastAsiaTheme="minorEastAsia"/>
        </w:rPr>
        <w:t>：</w:t>
      </w:r>
    </w:p>
    <w:tbl>
      <w:tblPr>
        <w:tblStyle w:val="34"/>
        <w:tblW w:w="0" w:type="auto"/>
        <w:tblInd w:w="0" w:type="dxa"/>
        <w:tblLayout w:type="autofit"/>
        <w:tblCellMar>
          <w:top w:w="15" w:type="dxa"/>
          <w:left w:w="15" w:type="dxa"/>
          <w:bottom w:w="15" w:type="dxa"/>
          <w:right w:w="15" w:type="dxa"/>
        </w:tblCellMar>
      </w:tblPr>
      <w:tblGrid>
        <w:gridCol w:w="536"/>
        <w:gridCol w:w="536"/>
        <w:gridCol w:w="536"/>
        <w:gridCol w:w="536"/>
        <w:gridCol w:w="536"/>
        <w:gridCol w:w="536"/>
        <w:gridCol w:w="536"/>
        <w:gridCol w:w="535"/>
        <w:gridCol w:w="535"/>
        <w:gridCol w:w="535"/>
        <w:gridCol w:w="535"/>
        <w:gridCol w:w="535"/>
        <w:gridCol w:w="535"/>
        <w:gridCol w:w="535"/>
        <w:gridCol w:w="535"/>
        <w:gridCol w:w="535"/>
        <w:gridCol w:w="535"/>
      </w:tblGrid>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8"/>
                <w:szCs w:val="18"/>
              </w:rPr>
            </w:pPr>
            <w:r>
              <w:rPr>
                <w:rFonts w:ascii="Arial" w:hAnsi="Arial" w:eastAsia="Arial" w:cs="Arial"/>
                <w:b/>
                <w:bCs/>
                <w:kern w:val="0"/>
                <w:sz w:val="18"/>
                <w:szCs w:val="18"/>
                <w:lang w:bidi="ar"/>
              </w:rPr>
              <w:t>Bit</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0</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2</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3</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4</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5</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6</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7</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8</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9</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10</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11</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12</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13</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14</w:t>
            </w:r>
          </w:p>
        </w:tc>
        <w:tc>
          <w:tcPr>
            <w:tcW w:w="6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15</w:t>
            </w:r>
          </w:p>
        </w:tc>
      </w:tr>
      <w:tr>
        <w:tblPrEx>
          <w:tblCellMar>
            <w:top w:w="15" w:type="dxa"/>
            <w:left w:w="15" w:type="dxa"/>
            <w:bottom w:w="15" w:type="dxa"/>
            <w:right w:w="15" w:type="dxa"/>
          </w:tblCellMar>
        </w:tblPrEx>
        <w:trPr>
          <w:trHeight w:val="325" w:hRule="atLeast"/>
        </w:trPr>
        <w:tc>
          <w:tcPr>
            <w:tcW w:w="600" w:type="dxa"/>
            <w:tcBorders>
              <w:top w:val="single" w:color="DEE0E3" w:sz="4" w:space="0"/>
              <w:left w:val="single" w:color="DEE0E3" w:sz="4" w:space="0"/>
              <w:bottom w:val="single" w:color="DEE0E3" w:sz="4" w:space="0"/>
              <w:right w:val="single" w:color="1F2329" w:sz="4" w:space="0"/>
            </w:tcBorders>
            <w:noWrap/>
            <w:vAlign w:val="center"/>
          </w:tcPr>
          <w:p>
            <w:pPr>
              <w:jc w:val="center"/>
              <w:rPr>
                <w:rFonts w:ascii="Arial" w:hAnsi="Arial" w:eastAsia="Arial" w:cs="Arial"/>
                <w:sz w:val="18"/>
                <w:szCs w:val="18"/>
              </w:rPr>
            </w:pP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STP</w:t>
            </w:r>
          </w:p>
        </w:tc>
        <w:tc>
          <w:tcPr>
            <w:tcW w:w="0" w:type="auto"/>
            <w:gridSpan w:val="8"/>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8"/>
                <w:szCs w:val="18"/>
              </w:rPr>
            </w:pPr>
            <w:r>
              <w:rPr>
                <w:rFonts w:ascii="Arial" w:hAnsi="Arial" w:eastAsia="Arial" w:cs="Arial"/>
                <w:kern w:val="0"/>
                <w:sz w:val="18"/>
                <w:szCs w:val="18"/>
                <w:lang w:bidi="ar"/>
              </w:rPr>
              <w:t>ID</w:t>
            </w:r>
          </w:p>
        </w:tc>
      </w:tr>
    </w:tbl>
    <w:p>
      <w:pPr>
        <w:pStyle w:val="75"/>
        <w:tabs>
          <w:tab w:val="center" w:pos="4201"/>
          <w:tab w:val="right" w:leader="dot" w:pos="9298"/>
        </w:tabs>
        <w:autoSpaceDE w:val="0"/>
        <w:autoSpaceDN w:val="0"/>
        <w:ind w:firstLine="0" w:firstLineChars="0"/>
        <w:jc w:val="center"/>
        <w:rPr>
          <w:rFonts w:ascii="宋体" w:hAnsi="宋体"/>
          <w:sz w:val="18"/>
          <w:szCs w:val="21"/>
        </w:rPr>
      </w:pPr>
      <w:r>
        <w:rPr>
          <w:rFonts w:hint="eastAsia" w:ascii="宋体" w:hAnsi="宋体"/>
          <w:sz w:val="18"/>
          <w:szCs w:val="21"/>
        </w:rPr>
        <w:t>表6-1 STP字段内ID编号位置</w:t>
      </w:r>
    </w:p>
    <w:p>
      <w:pPr>
        <w:pStyle w:val="75"/>
        <w:tabs>
          <w:tab w:val="center" w:pos="4201"/>
          <w:tab w:val="right" w:leader="dot" w:pos="9298"/>
        </w:tabs>
        <w:autoSpaceDE w:val="0"/>
        <w:autoSpaceDN w:val="0"/>
        <w:ind w:firstLine="0" w:firstLineChars="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eastAsia="黑体"/>
        </w:rPr>
        <w:t>CRC计算及校验方法</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如下图所示</w:t>
      </w:r>
      <w:r>
        <w:rPr>
          <w:rFonts w:ascii="Times New Roman" w:hAnsi="Times New Roman" w:eastAsiaTheme="minorEastAsia"/>
        </w:rPr>
        <w:t>，将协议层包每16字节划分为</w:t>
      </w:r>
      <w:r>
        <w:rPr>
          <w:rFonts w:hint="eastAsia" w:ascii="Times New Roman" w:hAnsi="Times New Roman" w:eastAsiaTheme="minorEastAsia"/>
        </w:rPr>
        <w:t>1</w:t>
      </w:r>
      <w:r>
        <w:rPr>
          <w:rFonts w:ascii="Times New Roman" w:hAnsi="Times New Roman" w:eastAsiaTheme="minorEastAsia"/>
        </w:rPr>
        <w:t>个独立的CRC校验区域</w:t>
      </w:r>
      <w:r>
        <w:rPr>
          <w:rFonts w:hint="eastAsia" w:ascii="Times New Roman" w:hAnsi="Times New Roman" w:eastAsiaTheme="minorEastAsia"/>
        </w:rPr>
        <w:t>，共划分为8个独立的CRC校验区域。</w:t>
      </w:r>
      <w:r>
        <w:rPr>
          <w:rFonts w:ascii="Times New Roman" w:hAnsi="Times New Roman" w:eastAsiaTheme="minorEastAsia"/>
        </w:rPr>
        <w:t>每个CRC校验区域对应1个CRC校验单元，每个CRC校验单元输入16字节数据</w:t>
      </w:r>
      <w:r>
        <w:rPr>
          <w:rFonts w:hint="eastAsia" w:ascii="Times New Roman" w:hAnsi="Times New Roman" w:eastAsiaTheme="minorEastAsia"/>
        </w:rPr>
        <w:t>，加上</w:t>
      </w:r>
      <w:r>
        <w:rPr>
          <w:rFonts w:ascii="Times New Roman" w:hAnsi="Times New Roman" w:eastAsiaTheme="minorEastAsia"/>
        </w:rPr>
        <w:t>1字节</w:t>
      </w:r>
      <w:r>
        <w:rPr>
          <w:rFonts w:hint="eastAsia" w:ascii="Times New Roman" w:hAnsi="Times New Roman" w:eastAsiaTheme="minorEastAsia"/>
        </w:rPr>
        <w:t>的</w:t>
      </w:r>
      <w:r>
        <w:rPr>
          <w:rFonts w:ascii="Times New Roman" w:hAnsi="Times New Roman" w:eastAsiaTheme="minorEastAsia"/>
        </w:rPr>
        <w:t>初始值或同一个协议层包上1拍该位置计算得到的CRC校验值，计算得到新的1字节CRC校验值</w:t>
      </w:r>
      <w:r>
        <w:rPr>
          <w:rFonts w:hint="eastAsia" w:ascii="Times New Roman" w:hAnsi="Times New Roman" w:eastAsiaTheme="minorEastAsia"/>
        </w:rPr>
        <w:t>，</w:t>
      </w:r>
      <w:r>
        <w:rPr>
          <w:rFonts w:ascii="Times New Roman" w:hAnsi="Times New Roman" w:eastAsiaTheme="minorEastAsia"/>
        </w:rPr>
        <w:t>注意STP（不含ID）/CRC/END字段用0占位送入CRC计算单元</w:t>
      </w:r>
      <w:r>
        <w:rPr>
          <w:rFonts w:hint="eastAsia" w:ascii="Times New Roman" w:hAnsi="Times New Roman" w:eastAsiaTheme="minorEastAsia"/>
        </w:rPr>
        <w:t>。</w:t>
      </w:r>
      <w:r>
        <w:rPr>
          <w:rFonts w:ascii="Times New Roman" w:hAnsi="Times New Roman" w:eastAsiaTheme="minorEastAsia"/>
        </w:rPr>
        <w:t>在协议层</w:t>
      </w:r>
      <w:r>
        <w:rPr>
          <w:rFonts w:hint="eastAsia" w:ascii="Times New Roman" w:hAnsi="Times New Roman" w:eastAsiaTheme="minorEastAsia"/>
        </w:rPr>
        <w:t>的</w:t>
      </w:r>
      <w:r>
        <w:rPr>
          <w:rFonts w:ascii="Times New Roman" w:hAnsi="Times New Roman" w:eastAsiaTheme="minorEastAsia"/>
        </w:rPr>
        <w:t>包尾</w:t>
      </w:r>
      <w:r>
        <w:rPr>
          <w:rFonts w:hint="eastAsia" w:ascii="Times New Roman" w:hAnsi="Times New Roman" w:eastAsiaTheme="minorEastAsia"/>
        </w:rPr>
        <w:t>处，</w:t>
      </w:r>
      <w:r>
        <w:rPr>
          <w:rFonts w:ascii="Times New Roman" w:hAnsi="Times New Roman" w:eastAsiaTheme="minorEastAsia"/>
        </w:rPr>
        <w:t>将</w:t>
      </w:r>
      <w:r>
        <w:rPr>
          <w:rFonts w:hint="eastAsia" w:ascii="Times New Roman" w:hAnsi="Times New Roman" w:eastAsiaTheme="minorEastAsia"/>
        </w:rPr>
        <w:t>总共</w:t>
      </w:r>
      <w:r>
        <w:rPr>
          <w:rFonts w:ascii="Times New Roman" w:hAnsi="Times New Roman" w:eastAsiaTheme="minorEastAsia"/>
        </w:rPr>
        <w:t>8</w:t>
      </w:r>
      <w:r>
        <w:rPr>
          <w:rFonts w:hint="eastAsia" w:ascii="Times New Roman" w:hAnsi="Times New Roman" w:eastAsiaTheme="minorEastAsia"/>
        </w:rPr>
        <w:t>个</w:t>
      </w:r>
      <w:r>
        <w:rPr>
          <w:rFonts w:ascii="Times New Roman" w:hAnsi="Times New Roman" w:eastAsiaTheme="minorEastAsia"/>
        </w:rPr>
        <w:t>字节</w:t>
      </w:r>
      <w:r>
        <w:rPr>
          <w:rFonts w:hint="eastAsia" w:ascii="Times New Roman" w:hAnsi="Times New Roman" w:eastAsiaTheme="minorEastAsia"/>
        </w:rPr>
        <w:t>的</w:t>
      </w:r>
      <w:r>
        <w:rPr>
          <w:rFonts w:ascii="Times New Roman" w:hAnsi="Times New Roman" w:eastAsiaTheme="minorEastAsia"/>
        </w:rPr>
        <w:t>CRC校验值填充到CRC字段。</w:t>
      </w:r>
    </w:p>
    <w:p>
      <w:pPr>
        <w:pStyle w:val="46"/>
        <w:snapToGrid w:val="0"/>
        <w:spacing w:line="360" w:lineRule="auto"/>
        <w:rPr>
          <w:rFonts w:ascii="Times New Roman" w:hAnsi="Times New Roman" w:eastAsiaTheme="minorEastAsia"/>
        </w:rPr>
      </w:pPr>
      <w:r>
        <w:rPr>
          <w:rFonts w:ascii="Times New Roman" w:hAnsi="Times New Roman" w:eastAsiaTheme="minorEastAsia"/>
        </w:rPr>
        <w:t>协议层包的CRC产生多项式为1+x^5+x^7+x^8，verilog代码在附录中提供。</w:t>
      </w:r>
    </w:p>
    <w:tbl>
      <w:tblPr>
        <w:tblStyle w:val="34"/>
        <w:tblW w:w="0" w:type="auto"/>
        <w:tblInd w:w="0" w:type="dxa"/>
        <w:tblLayout w:type="autofit"/>
        <w:tblCellMar>
          <w:top w:w="15" w:type="dxa"/>
          <w:left w:w="15" w:type="dxa"/>
          <w:bottom w:w="15" w:type="dxa"/>
          <w:right w:w="15" w:type="dxa"/>
        </w:tblCellMar>
      </w:tblPr>
      <w:tblGrid>
        <w:gridCol w:w="483"/>
        <w:gridCol w:w="270"/>
        <w:gridCol w:w="270"/>
        <w:gridCol w:w="270"/>
        <w:gridCol w:w="270"/>
        <w:gridCol w:w="270"/>
        <w:gridCol w:w="270"/>
        <w:gridCol w:w="270"/>
        <w:gridCol w:w="270"/>
        <w:gridCol w:w="270"/>
        <w:gridCol w:w="270"/>
        <w:gridCol w:w="270"/>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tblGrid>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Byte</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300" w:type="dxa"/>
            <w:tcBorders>
              <w:top w:val="single" w:color="DEE0E3" w:sz="4" w:space="0"/>
              <w:left w:val="single" w:color="DEE0E3" w:sz="4" w:space="0"/>
              <w:bottom w:val="single" w:color="000000"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CRC_3</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CRC_5</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CRC_7</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128</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CRC_3</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CRC_5</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CRC_7</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288</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CRC_3</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CRC_5</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CRC_7</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CRC_3</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448</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CRC_5</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CRC_7</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CRC_0</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CRC_1</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CRC_2</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CRC_3</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CRC_4</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CRC_5</w:t>
            </w:r>
          </w:p>
        </w:tc>
      </w:tr>
      <w:tr>
        <w:tblPrEx>
          <w:tblCellMar>
            <w:top w:w="15" w:type="dxa"/>
            <w:left w:w="15" w:type="dxa"/>
            <w:bottom w:w="15" w:type="dxa"/>
            <w:right w:w="15" w:type="dxa"/>
          </w:tblCellMar>
        </w:tblPrEx>
        <w:trPr>
          <w:trHeight w:val="325" w:hRule="atLeast"/>
        </w:trPr>
        <w:tc>
          <w:tcPr>
            <w:tcW w:w="540" w:type="dxa"/>
            <w:tcBorders>
              <w:top w:val="single" w:color="DEE0E3" w:sz="4" w:space="0"/>
              <w:left w:val="single" w:color="DEE0E3" w:sz="4" w:space="0"/>
              <w:bottom w:val="single" w:color="DEE0E3"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608</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CRC_6</w:t>
            </w:r>
          </w:p>
        </w:tc>
        <w:tc>
          <w:tcPr>
            <w:tcW w:w="0" w:type="auto"/>
            <w:gridSpan w:val="16"/>
            <w:tcBorders>
              <w:top w:val="single" w:color="000000" w:sz="4" w:space="0"/>
              <w:left w:val="single" w:color="000000" w:sz="4" w:space="0"/>
              <w:bottom w:val="single" w:color="000000" w:sz="4" w:space="0"/>
              <w:right w:val="single" w:color="000000"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CRC_7</w:t>
            </w:r>
          </w:p>
        </w:tc>
      </w:tr>
    </w:tbl>
    <w:p>
      <w:pPr>
        <w:pStyle w:val="75"/>
        <w:tabs>
          <w:tab w:val="center" w:pos="4201"/>
          <w:tab w:val="right" w:leader="dot" w:pos="9298"/>
        </w:tabs>
        <w:autoSpaceDE w:val="0"/>
        <w:autoSpaceDN w:val="0"/>
        <w:ind w:firstLine="0" w:firstLineChars="0"/>
        <w:jc w:val="center"/>
        <w:rPr>
          <w:rFonts w:ascii="宋体" w:hAnsi="宋体"/>
          <w:sz w:val="18"/>
          <w:szCs w:val="21"/>
        </w:rPr>
      </w:pPr>
      <w:r>
        <w:rPr>
          <w:rFonts w:hint="eastAsia" w:ascii="宋体" w:hAnsi="宋体"/>
          <w:sz w:val="18"/>
          <w:szCs w:val="21"/>
        </w:rPr>
        <w:t>表6-2 CRC校验区域划分</w:t>
      </w:r>
    </w:p>
    <w:p>
      <w:pPr>
        <w:pStyle w:val="75"/>
        <w:tabs>
          <w:tab w:val="center" w:pos="4201"/>
          <w:tab w:val="right" w:leader="dot" w:pos="9298"/>
        </w:tabs>
        <w:autoSpaceDE w:val="0"/>
        <w:autoSpaceDN w:val="0"/>
        <w:ind w:firstLine="0" w:firstLineChars="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ascii="Times New Roman" w:hAnsi="Times New Roman" w:eastAsia="黑体"/>
        </w:rPr>
      </w:pPr>
      <w:r>
        <w:rPr>
          <w:rFonts w:hint="eastAsia" w:eastAsia="黑体"/>
        </w:rPr>
        <w:t>链路层包</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链路层包使用SDP字符标记头</w:t>
      </w:r>
      <w:r>
        <w:rPr>
          <w:rFonts w:hint="eastAsia" w:ascii="Times New Roman" w:hAnsi="Times New Roman" w:eastAsiaTheme="minorEastAsia"/>
        </w:rPr>
        <w:t>，</w:t>
      </w:r>
      <w:r>
        <w:rPr>
          <w:rFonts w:ascii="Times New Roman" w:hAnsi="Times New Roman" w:eastAsiaTheme="minorEastAsia"/>
        </w:rPr>
        <w:t>END字符标记尾</w:t>
      </w:r>
      <w:r>
        <w:rPr>
          <w:rFonts w:hint="eastAsia" w:ascii="Times New Roman" w:hAnsi="Times New Roman" w:eastAsiaTheme="minorEastAsia"/>
        </w:rPr>
        <w:t>。</w:t>
      </w:r>
      <w:r>
        <w:rPr>
          <w:rFonts w:ascii="Times New Roman" w:hAnsi="Times New Roman" w:eastAsiaTheme="minorEastAsia"/>
        </w:rPr>
        <w:t>链路层包和协议层包共享链路带宽，优先调度链路层包，其次调度协议层包，链路层包定义如下</w:t>
      </w:r>
      <w:r>
        <w:rPr>
          <w:rFonts w:hint="eastAsia" w:ascii="Times New Roman" w:hAnsi="Times New Roman" w:eastAsiaTheme="minorEastAsia"/>
        </w:rPr>
        <w:t>图所示</w:t>
      </w:r>
      <w:r>
        <w:rPr>
          <w:rFonts w:ascii="Times New Roman" w:hAnsi="Times New Roman" w:eastAsiaTheme="minorEastAsia"/>
        </w:rPr>
        <w:t>：</w:t>
      </w:r>
    </w:p>
    <w:tbl>
      <w:tblPr>
        <w:tblStyle w:val="34"/>
        <w:tblW w:w="0" w:type="auto"/>
        <w:tblInd w:w="0" w:type="dxa"/>
        <w:tblLayout w:type="autofit"/>
        <w:tblCellMar>
          <w:top w:w="15" w:type="dxa"/>
          <w:left w:w="15" w:type="dxa"/>
          <w:bottom w:w="15" w:type="dxa"/>
          <w:right w:w="15" w:type="dxa"/>
        </w:tblCellMar>
      </w:tblPr>
      <w:tblGrid>
        <w:gridCol w:w="555"/>
        <w:gridCol w:w="555"/>
        <w:gridCol w:w="551"/>
        <w:gridCol w:w="558"/>
        <w:gridCol w:w="556"/>
        <w:gridCol w:w="522"/>
        <w:gridCol w:w="522"/>
        <w:gridCol w:w="522"/>
        <w:gridCol w:w="522"/>
        <w:gridCol w:w="522"/>
        <w:gridCol w:w="522"/>
        <w:gridCol w:w="522"/>
        <w:gridCol w:w="522"/>
        <w:gridCol w:w="522"/>
        <w:gridCol w:w="543"/>
        <w:gridCol w:w="543"/>
        <w:gridCol w:w="543"/>
      </w:tblGrid>
      <w:tr>
        <w:tblPrEx>
          <w:tblCellMar>
            <w:top w:w="15" w:type="dxa"/>
            <w:left w:w="15" w:type="dxa"/>
            <w:bottom w:w="15" w:type="dxa"/>
            <w:right w:w="15" w:type="dxa"/>
          </w:tblCellMar>
        </w:tblPrEx>
        <w:trPr>
          <w:trHeight w:val="405"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rPr>
              <w:t>Byte</w:t>
            </w:r>
          </w:p>
        </w:tc>
        <w:tc>
          <w:tcPr>
            <w:tcW w:w="568"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0</w:t>
            </w:r>
          </w:p>
        </w:tc>
        <w:tc>
          <w:tcPr>
            <w:tcW w:w="565"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w:t>
            </w:r>
          </w:p>
        </w:tc>
        <w:tc>
          <w:tcPr>
            <w:tcW w:w="570"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16</w:t>
            </w:r>
          </w:p>
        </w:tc>
        <w:tc>
          <w:tcPr>
            <w:tcW w:w="568"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24</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32</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40</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48</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56</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64</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72</w:t>
            </w:r>
          </w:p>
        </w:tc>
        <w:tc>
          <w:tcPr>
            <w:tcW w:w="542"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80</w:t>
            </w:r>
          </w:p>
        </w:tc>
        <w:tc>
          <w:tcPr>
            <w:tcW w:w="542"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88</w:t>
            </w:r>
          </w:p>
        </w:tc>
        <w:tc>
          <w:tcPr>
            <w:tcW w:w="542"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96</w:t>
            </w:r>
          </w:p>
        </w:tc>
        <w:tc>
          <w:tcPr>
            <w:tcW w:w="558"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104</w:t>
            </w:r>
          </w:p>
        </w:tc>
        <w:tc>
          <w:tcPr>
            <w:tcW w:w="558"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112</w:t>
            </w:r>
          </w:p>
        </w:tc>
        <w:tc>
          <w:tcPr>
            <w:tcW w:w="558" w:type="dxa"/>
            <w:tcBorders>
              <w:top w:val="single" w:color="DEE0E3" w:sz="6" w:space="0"/>
              <w:left w:val="single" w:color="DEE0E3" w:sz="6" w:space="0"/>
              <w:bottom w:val="single" w:color="DEE0E3" w:sz="6" w:space="0"/>
              <w:right w:val="single" w:color="DEE0E3" w:sz="6" w:space="0"/>
            </w:tcBorders>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120</w:t>
            </w:r>
          </w:p>
        </w:tc>
      </w:tr>
      <w:tr>
        <w:tblPrEx>
          <w:tblCellMar>
            <w:top w:w="15" w:type="dxa"/>
            <w:left w:w="15" w:type="dxa"/>
            <w:bottom w:w="15" w:type="dxa"/>
            <w:right w:w="15" w:type="dxa"/>
          </w:tblCellMar>
        </w:tblPrEx>
        <w:trPr>
          <w:trHeight w:val="405"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jc w:val="center"/>
              <w:rPr>
                <w:rFonts w:ascii="Arial" w:hAnsi="Arial" w:eastAsia="Arial" w:cs="Arial"/>
                <w:color w:val="000000"/>
                <w:sz w:val="16"/>
                <w:szCs w:val="16"/>
              </w:rPr>
            </w:pPr>
          </w:p>
        </w:tc>
        <w:tc>
          <w:tcPr>
            <w:tcW w:w="568" w:type="dxa"/>
            <w:tcBorders>
              <w:top w:val="single" w:color="1F2329" w:sz="6" w:space="0"/>
              <w:left w:val="single" w:color="1F2329" w:sz="6" w:space="0"/>
              <w:bottom w:val="single" w:color="1F2329" w:sz="6" w:space="0"/>
              <w:right w:val="single" w:color="DEE0E3" w:sz="6" w:space="0"/>
            </w:tcBorders>
            <w:shd w:val="clear" w:color="auto" w:fill="auto"/>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SDP</w:t>
            </w:r>
          </w:p>
        </w:tc>
        <w:tc>
          <w:tcPr>
            <w:tcW w:w="565" w:type="dxa"/>
            <w:tcBorders>
              <w:top w:val="single" w:color="1F2329" w:sz="6" w:space="0"/>
              <w:left w:val="single" w:color="1F2329" w:sz="6" w:space="0"/>
              <w:bottom w:val="single" w:color="1F2329" w:sz="6" w:space="0"/>
              <w:right w:val="single" w:color="1F2329" w:sz="6" w:space="0"/>
            </w:tcBorders>
            <w:shd w:val="clear" w:color="auto" w:fill="auto"/>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DLP</w:t>
            </w:r>
          </w:p>
        </w:tc>
        <w:tc>
          <w:tcPr>
            <w:tcW w:w="570" w:type="dxa"/>
            <w:tcBorders>
              <w:top w:val="single" w:color="1F2329" w:sz="6" w:space="0"/>
              <w:left w:val="single" w:color="DEE0E3" w:sz="6" w:space="0"/>
              <w:bottom w:val="single" w:color="1F2329" w:sz="6" w:space="0"/>
              <w:right w:val="single" w:color="1F2329" w:sz="6" w:space="0"/>
            </w:tcBorders>
            <w:shd w:val="clear" w:color="auto" w:fill="auto"/>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END</w:t>
            </w:r>
          </w:p>
        </w:tc>
        <w:tc>
          <w:tcPr>
            <w:tcW w:w="568" w:type="dxa"/>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c>
          <w:tcPr>
            <w:tcW w:w="0" w:type="auto"/>
            <w:gridSpan w:val="2"/>
            <w:tcBorders>
              <w:top w:val="single" w:color="1F2329" w:sz="6" w:space="0"/>
              <w:left w:val="single" w:color="DEE0E3" w:sz="6" w:space="0"/>
              <w:bottom w:val="single" w:color="1F2329" w:sz="6" w:space="0"/>
              <w:right w:val="single" w:color="1F2329" w:sz="6" w:space="0"/>
            </w:tcBorders>
            <w:shd w:val="clear" w:color="auto" w:fill="F2F3F5"/>
            <w:vAlign w:val="center"/>
          </w:tcPr>
          <w:p>
            <w:pPr>
              <w:widowControl/>
              <w:spacing w:line="30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PAD</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表6-3 链路层包定义</w:t>
      </w:r>
    </w:p>
    <w:p>
      <w:pPr>
        <w:tabs>
          <w:tab w:val="center" w:pos="4201"/>
          <w:tab w:val="right" w:leader="dot" w:pos="9298"/>
        </w:tabs>
        <w:autoSpaceDE w:val="0"/>
        <w:autoSpaceDN w:val="0"/>
        <w:jc w:val="center"/>
        <w:rPr>
          <w:b/>
          <w:bCs/>
        </w:rPr>
      </w:pPr>
    </w:p>
    <w:p>
      <w:pPr>
        <w:pStyle w:val="46"/>
        <w:numPr>
          <w:ilvl w:val="2"/>
          <w:numId w:val="2"/>
        </w:numPr>
        <w:snapToGrid w:val="0"/>
        <w:spacing w:line="360" w:lineRule="auto"/>
        <w:ind w:firstLineChars="0"/>
        <w:rPr>
          <w:rFonts w:ascii="Times New Roman" w:hAnsi="Times New Roman" w:eastAsia="黑体"/>
        </w:rPr>
      </w:pPr>
      <w:bookmarkStart w:id="5" w:name="_Toc124589796"/>
      <w:r>
        <w:rPr>
          <w:rFonts w:ascii="Times New Roman" w:hAnsi="Times New Roman" w:eastAsia="黑体"/>
        </w:rPr>
        <w:t>ACK/NAK包定义</w:t>
      </w:r>
      <w:bookmarkEnd w:id="5"/>
    </w:p>
    <w:p>
      <w:pPr>
        <w:pStyle w:val="46"/>
        <w:snapToGrid w:val="0"/>
        <w:spacing w:line="360" w:lineRule="auto"/>
        <w:rPr>
          <w:rFonts w:ascii="Times New Roman" w:hAnsi="Times New Roman" w:eastAsiaTheme="minorEastAsia"/>
        </w:rPr>
      </w:pPr>
      <w:r>
        <w:rPr>
          <w:rFonts w:ascii="Times New Roman" w:hAnsi="Times New Roman" w:eastAsiaTheme="minorEastAsia"/>
        </w:rPr>
        <w:t>ACK/NAK包</w:t>
      </w:r>
      <w:r>
        <w:rPr>
          <w:rFonts w:hint="eastAsia" w:ascii="Times New Roman" w:hAnsi="Times New Roman" w:eastAsiaTheme="minorEastAsia"/>
        </w:rPr>
        <w:t>格式</w:t>
      </w:r>
      <w:r>
        <w:rPr>
          <w:rFonts w:ascii="Times New Roman" w:hAnsi="Times New Roman" w:eastAsiaTheme="minorEastAsia"/>
        </w:rPr>
        <w:t>定义如下</w:t>
      </w:r>
      <w:r>
        <w:rPr>
          <w:rFonts w:hint="eastAsia" w:ascii="Times New Roman" w:hAnsi="Times New Roman" w:eastAsiaTheme="minorEastAsia"/>
        </w:rPr>
        <w:t>图所示</w:t>
      </w:r>
      <w:r>
        <w:rPr>
          <w:rFonts w:ascii="Times New Roman" w:hAnsi="Times New Roman" w:eastAsiaTheme="minorEastAsia"/>
        </w:rPr>
        <w:t>，通过bit[15]区分ACK/NAK</w:t>
      </w:r>
      <w:r>
        <w:rPr>
          <w:rFonts w:hint="eastAsia" w:ascii="Times New Roman" w:hAnsi="Times New Roman" w:eastAsiaTheme="minorEastAsia"/>
        </w:rPr>
        <w:t>。若接收端接收到的协议层</w:t>
      </w:r>
      <w:r>
        <w:rPr>
          <w:rFonts w:ascii="Times New Roman" w:hAnsi="Times New Roman" w:eastAsiaTheme="minorEastAsia"/>
        </w:rPr>
        <w:t>包</w:t>
      </w:r>
      <w:r>
        <w:rPr>
          <w:rFonts w:hint="eastAsia" w:ascii="Times New Roman" w:hAnsi="Times New Roman" w:eastAsiaTheme="minorEastAsia"/>
        </w:rPr>
        <w:t>通过CRC校验且ID符合预期，则将协议层包的ID填充到</w:t>
      </w:r>
      <w:r>
        <w:rPr>
          <w:rFonts w:ascii="Times New Roman" w:hAnsi="Times New Roman" w:eastAsiaTheme="minorEastAsia"/>
        </w:rPr>
        <w:t>ACK/NAK包</w:t>
      </w:r>
      <w:r>
        <w:rPr>
          <w:rFonts w:hint="eastAsia" w:ascii="Times New Roman" w:hAnsi="Times New Roman" w:eastAsiaTheme="minorEastAsia"/>
        </w:rPr>
        <w:t>的ID字段。</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链路层包的CRC产生多项式为1+x^2+x^15+x^16，输入为6字节（不含CRC字段），输出2字节CRC校验值填充到CRC字段，verilog代码在附录中提供。</w:t>
      </w:r>
    </w:p>
    <w:tbl>
      <w:tblPr>
        <w:tblStyle w:val="34"/>
        <w:tblW w:w="0" w:type="auto"/>
        <w:tblInd w:w="0" w:type="dxa"/>
        <w:tblLayout w:type="autofit"/>
        <w:tblCellMar>
          <w:top w:w="15" w:type="dxa"/>
          <w:left w:w="15" w:type="dxa"/>
          <w:bottom w:w="15" w:type="dxa"/>
          <w:right w:w="15" w:type="dxa"/>
        </w:tblCellMar>
      </w:tblPr>
      <w:tblGrid>
        <w:gridCol w:w="431"/>
        <w:gridCol w:w="270"/>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29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31</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ACK</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8'ha5</w:t>
            </w:r>
          </w:p>
        </w:tc>
        <w:tc>
          <w:tcPr>
            <w:tcW w:w="0" w:type="auto"/>
            <w:gridSpan w:val="7"/>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300"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0</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ID</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NAK</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8'ha5</w:t>
            </w:r>
          </w:p>
        </w:tc>
        <w:tc>
          <w:tcPr>
            <w:tcW w:w="0" w:type="auto"/>
            <w:gridSpan w:val="7"/>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300" w:type="dxa"/>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1</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ID</w:t>
            </w:r>
          </w:p>
        </w:tc>
        <w:tc>
          <w:tcPr>
            <w:tcW w:w="0" w:type="auto"/>
            <w:gridSpan w:val="8"/>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DEE0E3" w:sz="4" w:space="0"/>
            </w:tcBorders>
            <w:noWrap/>
            <w:vAlign w:val="center"/>
          </w:tcPr>
          <w:p>
            <w:pPr>
              <w:widowControl/>
              <w:spacing w:line="18" w:lineRule="atLeast"/>
              <w:jc w:val="center"/>
              <w:textAlignment w:val="center"/>
              <w:rPr>
                <w:rFonts w:ascii="Arial" w:hAnsi="Arial" w:eastAsia="Arial" w:cs="Arial"/>
                <w:b/>
                <w:bCs/>
                <w:sz w:val="16"/>
                <w:szCs w:val="16"/>
              </w:rPr>
            </w:pPr>
            <w:r>
              <w:rPr>
                <w:rFonts w:ascii="Arial" w:hAnsi="Arial" w:eastAsia="Arial" w:cs="Arial"/>
                <w:b/>
                <w:bCs/>
                <w:kern w:val="0"/>
                <w:sz w:val="16"/>
                <w:szCs w:val="16"/>
                <w:lang w:bidi="ar"/>
              </w:rPr>
              <w:t>Bit</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39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49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53</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54</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55</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56</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57</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58</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59</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60</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61</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62</w:t>
            </w:r>
          </w:p>
        </w:tc>
        <w:tc>
          <w:tcPr>
            <w:tcW w:w="300" w:type="dxa"/>
            <w:tcBorders>
              <w:top w:val="single" w:color="DEE0E3" w:sz="4" w:space="0"/>
              <w:left w:val="single" w:color="DEE0E3" w:sz="4" w:space="0"/>
              <w:bottom w:val="single" w:color="1F2329" w:sz="4" w:space="0"/>
              <w:right w:val="single" w:color="DEE0E3"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63</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ACK</w:t>
            </w:r>
          </w:p>
        </w:tc>
        <w:tc>
          <w:tcPr>
            <w:tcW w:w="0" w:type="auto"/>
            <w:gridSpan w:val="16"/>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r>
      <w:tr>
        <w:tblPrEx>
          <w:tblCellMar>
            <w:top w:w="15" w:type="dxa"/>
            <w:left w:w="15" w:type="dxa"/>
            <w:bottom w:w="15" w:type="dxa"/>
            <w:right w:w="15" w:type="dxa"/>
          </w:tblCellMar>
        </w:tblPrEx>
        <w:trPr>
          <w:trHeight w:val="325" w:hRule="atLeast"/>
        </w:trPr>
        <w:tc>
          <w:tcPr>
            <w:tcW w:w="480" w:type="dxa"/>
            <w:tcBorders>
              <w:top w:val="single" w:color="DEE0E3" w:sz="4" w:space="0"/>
              <w:left w:val="single" w:color="DEE0E3" w:sz="4" w:space="0"/>
              <w:bottom w:val="single" w:color="DEE0E3" w:sz="4" w:space="0"/>
              <w:right w:val="single" w:color="1F2329" w:sz="4" w:space="0"/>
            </w:tcBorders>
            <w:shd w:val="clear" w:color="auto" w:fill="auto"/>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NAK</w:t>
            </w:r>
          </w:p>
        </w:tc>
        <w:tc>
          <w:tcPr>
            <w:tcW w:w="0" w:type="auto"/>
            <w:gridSpan w:val="16"/>
            <w:tcBorders>
              <w:top w:val="single" w:color="1F2329" w:sz="4" w:space="0"/>
              <w:left w:val="single" w:color="1F2329" w:sz="4" w:space="0"/>
              <w:bottom w:val="single" w:color="1F2329" w:sz="4" w:space="0"/>
              <w:right w:val="single" w:color="1F2329" w:sz="4" w:space="0"/>
            </w:tcBorders>
            <w:shd w:val="clear" w:color="auto" w:fill="F2F3F5"/>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Rev</w:t>
            </w:r>
          </w:p>
        </w:tc>
        <w:tc>
          <w:tcPr>
            <w:tcW w:w="0" w:type="auto"/>
            <w:gridSpan w:val="16"/>
            <w:tcBorders>
              <w:top w:val="single" w:color="1F2329" w:sz="4" w:space="0"/>
              <w:left w:val="single" w:color="1F2329" w:sz="4" w:space="0"/>
              <w:bottom w:val="single" w:color="1F2329" w:sz="4" w:space="0"/>
              <w:right w:val="single" w:color="1F2329" w:sz="4" w:space="0"/>
            </w:tcBorders>
            <w:noWrap/>
            <w:vAlign w:val="center"/>
          </w:tcPr>
          <w:p>
            <w:pPr>
              <w:widowControl/>
              <w:spacing w:line="18" w:lineRule="atLeast"/>
              <w:jc w:val="center"/>
              <w:textAlignment w:val="center"/>
              <w:rPr>
                <w:rFonts w:ascii="Arial" w:hAnsi="Arial" w:eastAsia="Arial" w:cs="Arial"/>
                <w:sz w:val="16"/>
                <w:szCs w:val="16"/>
              </w:rPr>
            </w:pPr>
            <w:r>
              <w:rPr>
                <w:rFonts w:ascii="Arial" w:hAnsi="Arial" w:eastAsia="Arial" w:cs="Arial"/>
                <w:kern w:val="0"/>
                <w:sz w:val="16"/>
                <w:szCs w:val="16"/>
                <w:lang w:bidi="ar"/>
              </w:rPr>
              <w:t>CRC</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表6-4 链路层ACK/NAK包格式</w:t>
      </w:r>
    </w:p>
    <w:p>
      <w:pPr>
        <w:tabs>
          <w:tab w:val="center" w:pos="4201"/>
          <w:tab w:val="right" w:leader="dot" w:pos="9298"/>
        </w:tabs>
        <w:autoSpaceDE w:val="0"/>
        <w:autoSpaceDN w:val="0"/>
        <w:jc w:val="center"/>
        <w:rPr>
          <w:b/>
          <w:bCs/>
        </w:rPr>
      </w:pPr>
    </w:p>
    <w:p>
      <w:pPr>
        <w:pStyle w:val="46"/>
        <w:numPr>
          <w:ilvl w:val="1"/>
          <w:numId w:val="2"/>
        </w:numPr>
        <w:snapToGrid w:val="0"/>
        <w:spacing w:before="120" w:beforeLines="50" w:after="120" w:afterLines="50" w:line="360" w:lineRule="auto"/>
        <w:ind w:firstLineChars="0"/>
        <w:rPr>
          <w:rFonts w:eastAsia="黑体"/>
        </w:rPr>
      </w:pPr>
      <w:bookmarkStart w:id="6" w:name="_Toc124589797"/>
      <w:r>
        <w:rPr>
          <w:rFonts w:eastAsia="黑体"/>
        </w:rPr>
        <w:t>重传</w:t>
      </w:r>
      <w:r>
        <w:rPr>
          <w:rFonts w:hint="eastAsia" w:eastAsia="黑体"/>
        </w:rPr>
        <w:t>机制</w:t>
      </w:r>
      <w:bookmarkEnd w:id="6"/>
    </w:p>
    <w:p>
      <w:pPr>
        <w:pStyle w:val="46"/>
        <w:snapToGrid w:val="0"/>
        <w:spacing w:line="360" w:lineRule="auto"/>
        <w:rPr>
          <w:rFonts w:ascii="Times New Roman" w:hAnsi="Times New Roman" w:eastAsiaTheme="minorEastAsia"/>
        </w:rPr>
      </w:pPr>
      <w:r>
        <w:rPr>
          <w:rFonts w:ascii="Times New Roman" w:hAnsi="Times New Roman" w:eastAsiaTheme="minorEastAsia"/>
        </w:rPr>
        <w:t>协议层包</w:t>
      </w:r>
      <w:r>
        <w:rPr>
          <w:rFonts w:hint="eastAsia" w:ascii="Times New Roman" w:hAnsi="Times New Roman" w:eastAsiaTheme="minorEastAsia"/>
        </w:rPr>
        <w:t>需要</w:t>
      </w:r>
      <w:r>
        <w:rPr>
          <w:rFonts w:ascii="Times New Roman" w:hAnsi="Times New Roman" w:eastAsiaTheme="minorEastAsia"/>
        </w:rPr>
        <w:t>完整保存在链路层</w:t>
      </w:r>
      <w:r>
        <w:rPr>
          <w:rFonts w:hint="eastAsia" w:ascii="Times New Roman" w:hAnsi="Times New Roman" w:eastAsiaTheme="minorEastAsia"/>
        </w:rPr>
        <w:t>发送端</w:t>
      </w:r>
      <w:r>
        <w:rPr>
          <w:rFonts w:ascii="Times New Roman" w:hAnsi="Times New Roman" w:eastAsiaTheme="minorEastAsia"/>
        </w:rPr>
        <w:t>的重传缓存中，</w:t>
      </w:r>
      <w:r>
        <w:rPr>
          <w:rFonts w:hint="eastAsia" w:ascii="Times New Roman" w:hAnsi="Times New Roman" w:eastAsiaTheme="minorEastAsia"/>
        </w:rPr>
        <w:t>当发送端</w:t>
      </w:r>
      <w:r>
        <w:rPr>
          <w:rFonts w:ascii="Times New Roman" w:hAnsi="Times New Roman" w:eastAsiaTheme="minorEastAsia"/>
        </w:rPr>
        <w:t>收到ACK/NAK握手之后，</w:t>
      </w:r>
      <w:r>
        <w:rPr>
          <w:rFonts w:hint="eastAsia" w:ascii="Times New Roman" w:hAnsi="Times New Roman" w:eastAsiaTheme="minorEastAsia"/>
        </w:rPr>
        <w:t>则</w:t>
      </w:r>
      <w:r>
        <w:rPr>
          <w:rFonts w:ascii="Times New Roman" w:hAnsi="Times New Roman" w:eastAsiaTheme="minorEastAsia"/>
        </w:rPr>
        <w:t>允许</w:t>
      </w:r>
      <w:r>
        <w:rPr>
          <w:rFonts w:hint="eastAsia" w:ascii="Times New Roman" w:hAnsi="Times New Roman" w:eastAsiaTheme="minorEastAsia"/>
        </w:rPr>
        <w:t>从</w:t>
      </w:r>
      <w:r>
        <w:rPr>
          <w:rFonts w:ascii="Times New Roman" w:hAnsi="Times New Roman" w:eastAsiaTheme="minorEastAsia"/>
        </w:rPr>
        <w:t>重传缓存</w:t>
      </w:r>
      <w:r>
        <w:rPr>
          <w:rFonts w:hint="eastAsia" w:ascii="Times New Roman" w:hAnsi="Times New Roman" w:eastAsiaTheme="minorEastAsia"/>
        </w:rPr>
        <w:t>中</w:t>
      </w:r>
      <w:r>
        <w:rPr>
          <w:rFonts w:ascii="Times New Roman" w:hAnsi="Times New Roman" w:eastAsiaTheme="minorEastAsia"/>
        </w:rPr>
        <w:t>释放已经握手完成的协议层包</w:t>
      </w:r>
      <w:r>
        <w:rPr>
          <w:rFonts w:hint="eastAsia" w:ascii="Times New Roman" w:hAnsi="Times New Roman" w:eastAsiaTheme="minorEastAsia"/>
        </w:rPr>
        <w:t>。设计电路时，建议将</w:t>
      </w:r>
      <w:r>
        <w:rPr>
          <w:rFonts w:ascii="Times New Roman" w:hAnsi="Times New Roman" w:eastAsiaTheme="minorEastAsia"/>
        </w:rPr>
        <w:t>重传缓存的大小</w:t>
      </w:r>
      <w:r>
        <w:rPr>
          <w:rFonts w:hint="eastAsia" w:ascii="Times New Roman" w:hAnsi="Times New Roman" w:eastAsiaTheme="minorEastAsia"/>
        </w:rPr>
        <w:t>设计为</w:t>
      </w:r>
      <w:r>
        <w:rPr>
          <w:rFonts w:ascii="Times New Roman" w:hAnsi="Times New Roman" w:eastAsiaTheme="minorEastAsia"/>
        </w:rPr>
        <w:t>大于2倍链路</w:t>
      </w:r>
      <w:r>
        <w:rPr>
          <w:rFonts w:hint="eastAsia" w:ascii="Times New Roman" w:hAnsi="Times New Roman" w:eastAsiaTheme="minorEastAsia"/>
        </w:rPr>
        <w:t>发送端链路层</w:t>
      </w:r>
      <w:r>
        <w:rPr>
          <w:rFonts w:ascii="Times New Roman" w:hAnsi="Times New Roman" w:eastAsiaTheme="minorEastAsia"/>
        </w:rPr>
        <w:t>到</w:t>
      </w:r>
      <w:r>
        <w:rPr>
          <w:rFonts w:hint="eastAsia" w:ascii="Times New Roman" w:hAnsi="Times New Roman" w:eastAsiaTheme="minorEastAsia"/>
        </w:rPr>
        <w:t>接收端链路层</w:t>
      </w:r>
      <w:r>
        <w:rPr>
          <w:rFonts w:ascii="Times New Roman" w:hAnsi="Times New Roman" w:eastAsiaTheme="minorEastAsia"/>
        </w:rPr>
        <w:t>缓存的数据拍数，从而允许</w:t>
      </w:r>
      <w:r>
        <w:rPr>
          <w:rFonts w:hint="eastAsia" w:ascii="Times New Roman" w:hAnsi="Times New Roman" w:eastAsiaTheme="minorEastAsia"/>
        </w:rPr>
        <w:t>接收端</w:t>
      </w:r>
      <w:r>
        <w:rPr>
          <w:rFonts w:ascii="Times New Roman" w:hAnsi="Times New Roman" w:eastAsiaTheme="minorEastAsia"/>
        </w:rPr>
        <w:t>能适当放大回复ACK的间隔，提高链路传输效率。</w:t>
      </w:r>
    </w:p>
    <w:p>
      <w:pPr>
        <w:pStyle w:val="46"/>
        <w:numPr>
          <w:ilvl w:val="2"/>
          <w:numId w:val="2"/>
        </w:numPr>
        <w:snapToGrid w:val="0"/>
        <w:spacing w:line="360" w:lineRule="auto"/>
        <w:ind w:firstLineChars="0"/>
        <w:rPr>
          <w:rFonts w:ascii="Times New Roman" w:hAnsi="Times New Roman" w:eastAsia="黑体"/>
        </w:rPr>
      </w:pPr>
      <w:bookmarkStart w:id="7" w:name="_Toc3871"/>
      <w:bookmarkStart w:id="8" w:name="_Toc124589798"/>
      <w:r>
        <w:rPr>
          <w:rFonts w:hint="eastAsia" w:ascii="Times New Roman" w:hAnsi="Times New Roman" w:eastAsia="黑体"/>
        </w:rPr>
        <w:t>重传</w:t>
      </w:r>
      <w:r>
        <w:rPr>
          <w:rFonts w:ascii="Times New Roman" w:hAnsi="Times New Roman" w:eastAsia="黑体"/>
        </w:rPr>
        <w:t>规则</w:t>
      </w:r>
      <w:bookmarkEnd w:id="7"/>
      <w:bookmarkEnd w:id="8"/>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发送端</w:t>
      </w:r>
      <w:r>
        <w:rPr>
          <w:rFonts w:ascii="Times New Roman" w:hAnsi="Times New Roman" w:eastAsiaTheme="minorEastAsia"/>
        </w:rPr>
        <w:t>将所有协议层包缓存在重传缓存中，只在收到有效的ACK/NAK包之后，释放ACK/NAK包携带</w:t>
      </w:r>
      <w:r>
        <w:rPr>
          <w:rFonts w:hint="eastAsia" w:ascii="Times New Roman" w:hAnsi="Times New Roman" w:eastAsiaTheme="minorEastAsia"/>
        </w:rPr>
        <w:t>的</w:t>
      </w:r>
      <w:r>
        <w:rPr>
          <w:rFonts w:ascii="Times New Roman" w:hAnsi="Times New Roman" w:eastAsiaTheme="minorEastAsia"/>
        </w:rPr>
        <w:t>ID之前（含）的协议层包，</w:t>
      </w:r>
      <w:r>
        <w:rPr>
          <w:rFonts w:hint="eastAsia" w:ascii="Times New Roman" w:hAnsi="Times New Roman" w:eastAsiaTheme="minorEastAsia"/>
        </w:rPr>
        <w:t>若</w:t>
      </w:r>
      <w:r>
        <w:rPr>
          <w:rFonts w:ascii="Times New Roman" w:hAnsi="Times New Roman" w:eastAsiaTheme="minorEastAsia"/>
        </w:rPr>
        <w:t>收到NAK包，则重传NAK包携带的ID</w:t>
      </w:r>
      <w:r>
        <w:rPr>
          <w:rFonts w:hint="eastAsia" w:ascii="Times New Roman" w:hAnsi="Times New Roman" w:eastAsiaTheme="minorEastAsia"/>
        </w:rPr>
        <w:t>编号</w:t>
      </w:r>
      <w:r>
        <w:rPr>
          <w:rFonts w:ascii="Times New Roman" w:hAnsi="Times New Roman" w:eastAsiaTheme="minorEastAsia"/>
        </w:rPr>
        <w:t>加1的协议层包</w:t>
      </w:r>
      <w:r>
        <w:rPr>
          <w:rFonts w:hint="eastAsia" w:ascii="Times New Roman" w:hAnsi="Times New Roman" w:eastAsiaTheme="minorEastAsia"/>
        </w:rPr>
        <w:t>；若</w:t>
      </w:r>
      <w:r>
        <w:rPr>
          <w:rFonts w:ascii="Times New Roman" w:hAnsi="Times New Roman" w:eastAsiaTheme="minorEastAsia"/>
        </w:rPr>
        <w:t>长时间未收到有效的ACK/NAK包，则上报超时告警，并从头开始发送所有协议层包</w:t>
      </w:r>
      <w:r>
        <w:rPr>
          <w:rFonts w:hint="eastAsia" w:ascii="Times New Roman" w:hAnsi="Times New Roman" w:eastAsiaTheme="minorEastAsia"/>
        </w:rPr>
        <w:t>。</w:t>
      </w:r>
      <w:r>
        <w:rPr>
          <w:rFonts w:ascii="Times New Roman" w:hAnsi="Times New Roman" w:eastAsiaTheme="minorEastAsia"/>
        </w:rPr>
        <w:t>注意上述NAK重传和超时重传需要保证当前</w:t>
      </w:r>
      <w:r>
        <w:rPr>
          <w:rFonts w:hint="eastAsia" w:ascii="Times New Roman" w:hAnsi="Times New Roman" w:eastAsiaTheme="minorEastAsia"/>
        </w:rPr>
        <w:t>正在</w:t>
      </w:r>
      <w:r>
        <w:rPr>
          <w:rFonts w:ascii="Times New Roman" w:hAnsi="Times New Roman" w:eastAsiaTheme="minorEastAsia"/>
        </w:rPr>
        <w:t>发送的协议层包发送完毕之后，再去发送需要重传的协议层包。</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接收端</w:t>
      </w:r>
      <w:r>
        <w:rPr>
          <w:rFonts w:ascii="Times New Roman" w:hAnsi="Times New Roman" w:eastAsiaTheme="minorEastAsia"/>
        </w:rPr>
        <w:t>对当前协议层包的判定流程如下图所示，先计算当前协议层包的CRC并和CRC校验位比较，注意计算区域为协议层包的ID/包头/负载，STP/CRC/END字段用0占位</w:t>
      </w:r>
      <w:r>
        <w:rPr>
          <w:rFonts w:hint="eastAsia" w:ascii="Times New Roman" w:hAnsi="Times New Roman" w:eastAsiaTheme="minorEastAsia"/>
        </w:rPr>
        <w:t>，若</w:t>
      </w:r>
      <w:r>
        <w:rPr>
          <w:rFonts w:ascii="Times New Roman" w:hAnsi="Times New Roman" w:eastAsiaTheme="minorEastAsia"/>
        </w:rPr>
        <w:t>CRC校验正确，再去判断协议层包ID和期望ID是否相等，</w:t>
      </w:r>
      <w:r>
        <w:rPr>
          <w:rFonts w:hint="eastAsia" w:ascii="Times New Roman" w:hAnsi="Times New Roman" w:eastAsiaTheme="minorEastAsia"/>
        </w:rPr>
        <w:t>若</w:t>
      </w:r>
      <w:r>
        <w:rPr>
          <w:rFonts w:ascii="Times New Roman" w:hAnsi="Times New Roman" w:eastAsiaTheme="minorEastAsia"/>
        </w:rPr>
        <w:t>相等，则上送协议层包给协议层，将期望ID加1，将NAK标记置为0，将ACK包放入发送队列并在适当间隔后交由链路层</w:t>
      </w:r>
      <w:r>
        <w:rPr>
          <w:rFonts w:hint="eastAsia" w:ascii="Times New Roman" w:hAnsi="Times New Roman" w:eastAsiaTheme="minorEastAsia"/>
        </w:rPr>
        <w:t>发送端</w:t>
      </w:r>
      <w:r>
        <w:rPr>
          <w:rFonts w:ascii="Times New Roman" w:hAnsi="Times New Roman" w:eastAsiaTheme="minorEastAsia"/>
        </w:rPr>
        <w:t>发送</w:t>
      </w:r>
      <w:r>
        <w:rPr>
          <w:rFonts w:hint="eastAsia" w:ascii="Times New Roman" w:hAnsi="Times New Roman" w:eastAsiaTheme="minorEastAsia"/>
        </w:rPr>
        <w:t>；若</w:t>
      </w:r>
      <w:r>
        <w:rPr>
          <w:rFonts w:ascii="Times New Roman" w:hAnsi="Times New Roman" w:eastAsiaTheme="minorEastAsia"/>
        </w:rPr>
        <w:t>CRC校验错误或者协议层包ID和期望ID不相等，则上报告警，然后判断NAK标记是否为1，</w:t>
      </w:r>
      <w:r>
        <w:rPr>
          <w:rFonts w:hint="eastAsia" w:ascii="Times New Roman" w:hAnsi="Times New Roman" w:eastAsiaTheme="minorEastAsia"/>
        </w:rPr>
        <w:t>若</w:t>
      </w:r>
      <w:r>
        <w:rPr>
          <w:rFonts w:ascii="Times New Roman" w:hAnsi="Times New Roman" w:eastAsiaTheme="minorEastAsia"/>
        </w:rPr>
        <w:t>不为1，则触发重传，发送NAK包，将NAK标记置为1，之后丢弃当前协议层包，释放该协议层包占用的缓存</w:t>
      </w:r>
      <w:r>
        <w:rPr>
          <w:rFonts w:hint="eastAsia" w:ascii="Times New Roman" w:hAnsi="Times New Roman" w:eastAsiaTheme="minorEastAsia"/>
        </w:rPr>
        <w:t>；若</w:t>
      </w:r>
      <w:r>
        <w:rPr>
          <w:rFonts w:ascii="Times New Roman" w:hAnsi="Times New Roman" w:eastAsiaTheme="minorEastAsia"/>
        </w:rPr>
        <w:t>NAK标记为1，则只丢弃当前协议层包，释放该协议层包占用的缓存。</w:t>
      </w:r>
    </w:p>
    <w:p>
      <w:pPr>
        <w:tabs>
          <w:tab w:val="center" w:pos="4201"/>
          <w:tab w:val="right" w:leader="dot" w:pos="9298"/>
        </w:tabs>
        <w:autoSpaceDE w:val="0"/>
        <w:autoSpaceDN w:val="0"/>
        <w:jc w:val="center"/>
      </w:pPr>
      <w:r>
        <w:rPr>
          <w:rFonts w:hint="eastAsia"/>
        </w:rPr>
        <w:drawing>
          <wp:inline distT="0" distB="0" distL="0" distR="0">
            <wp:extent cx="5760720" cy="6072505"/>
            <wp:effectExtent l="0" t="0" r="0" b="0"/>
            <wp:docPr id="7" name="图片 7" descr="ACK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CKNA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60720" cy="6072505"/>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图6-5 链路层接收端触发重传判定流程</w:t>
      </w:r>
    </w:p>
    <w:p>
      <w:pPr>
        <w:tabs>
          <w:tab w:val="center" w:pos="4201"/>
          <w:tab w:val="right" w:leader="dot" w:pos="9298"/>
        </w:tabs>
        <w:autoSpaceDE w:val="0"/>
        <w:autoSpaceDN w:val="0"/>
        <w:jc w:val="center"/>
        <w:rPr>
          <w:rFonts w:ascii="宋体" w:hAnsi="宋体"/>
          <w:sz w:val="18"/>
          <w:szCs w:val="21"/>
        </w:rPr>
      </w:pPr>
    </w:p>
    <w:p>
      <w:pPr>
        <w:pStyle w:val="46"/>
        <w:numPr>
          <w:ilvl w:val="2"/>
          <w:numId w:val="2"/>
        </w:numPr>
        <w:snapToGrid w:val="0"/>
        <w:spacing w:line="360" w:lineRule="auto"/>
        <w:ind w:firstLineChars="0"/>
        <w:rPr>
          <w:rFonts w:ascii="Times New Roman" w:hAnsi="Times New Roman" w:eastAsia="黑体"/>
        </w:rPr>
      </w:pPr>
      <w:bookmarkStart w:id="9" w:name="_Toc124589799"/>
      <w:bookmarkStart w:id="10" w:name="_Toc12345"/>
      <w:r>
        <w:rPr>
          <w:rFonts w:ascii="Times New Roman" w:hAnsi="Times New Roman" w:eastAsia="黑体"/>
        </w:rPr>
        <w:t>利用NAK包实现流控</w:t>
      </w:r>
      <w:bookmarkEnd w:id="9"/>
      <w:bookmarkEnd w:id="10"/>
    </w:p>
    <w:p>
      <w:pPr>
        <w:pStyle w:val="46"/>
        <w:snapToGrid w:val="0"/>
        <w:spacing w:line="360" w:lineRule="auto"/>
        <w:rPr>
          <w:rFonts w:ascii="Times New Roman" w:hAnsi="Times New Roman" w:eastAsiaTheme="minorEastAsia"/>
        </w:rPr>
      </w:pPr>
      <w:r>
        <w:rPr>
          <w:rFonts w:ascii="Times New Roman" w:hAnsi="Times New Roman" w:eastAsiaTheme="minorEastAsia"/>
        </w:rPr>
        <w:t>当链路层</w:t>
      </w:r>
      <w:r>
        <w:rPr>
          <w:rFonts w:hint="eastAsia" w:ascii="Times New Roman" w:hAnsi="Times New Roman" w:eastAsiaTheme="minorEastAsia"/>
        </w:rPr>
        <w:t>接收端</w:t>
      </w:r>
      <w:r>
        <w:rPr>
          <w:rFonts w:ascii="Times New Roman" w:hAnsi="Times New Roman" w:eastAsiaTheme="minorEastAsia"/>
        </w:rPr>
        <w:t>发现协议层</w:t>
      </w:r>
      <w:r>
        <w:rPr>
          <w:rFonts w:hint="eastAsia" w:ascii="Times New Roman" w:hAnsi="Times New Roman" w:eastAsiaTheme="minorEastAsia"/>
        </w:rPr>
        <w:t>接收端</w:t>
      </w:r>
      <w:r>
        <w:rPr>
          <w:rFonts w:ascii="Times New Roman" w:hAnsi="Times New Roman" w:eastAsiaTheme="minorEastAsia"/>
        </w:rPr>
        <w:t>无法接收新的协议层包，并且自身缓存已满时，允许通过发送NAK包的方式，让</w:t>
      </w:r>
      <w:r>
        <w:rPr>
          <w:rFonts w:hint="eastAsia" w:ascii="Times New Roman" w:hAnsi="Times New Roman" w:eastAsiaTheme="minorEastAsia"/>
        </w:rPr>
        <w:t>远</w:t>
      </w:r>
      <w:r>
        <w:rPr>
          <w:rFonts w:ascii="Times New Roman" w:hAnsi="Times New Roman" w:eastAsiaTheme="minorEastAsia"/>
        </w:rPr>
        <w:t>端以协议层包为单位重传，直到协议层</w:t>
      </w:r>
      <w:r>
        <w:rPr>
          <w:rFonts w:hint="eastAsia" w:ascii="Times New Roman" w:hAnsi="Times New Roman" w:eastAsiaTheme="minorEastAsia"/>
        </w:rPr>
        <w:t>接收端</w:t>
      </w:r>
      <w:r>
        <w:rPr>
          <w:rFonts w:ascii="Times New Roman" w:hAnsi="Times New Roman" w:eastAsiaTheme="minorEastAsia"/>
        </w:rPr>
        <w:t>畅通。</w:t>
      </w:r>
    </w:p>
    <w:p>
      <w:pPr>
        <w:pStyle w:val="46"/>
        <w:numPr>
          <w:ilvl w:val="1"/>
          <w:numId w:val="2"/>
        </w:numPr>
        <w:snapToGrid w:val="0"/>
        <w:spacing w:before="120" w:beforeLines="50" w:after="120" w:afterLines="50" w:line="360" w:lineRule="auto"/>
        <w:ind w:firstLineChars="0"/>
        <w:rPr>
          <w:rFonts w:eastAsia="黑体"/>
        </w:rPr>
      </w:pPr>
      <w:bookmarkStart w:id="11" w:name="_Toc124589800"/>
      <w:r>
        <w:rPr>
          <w:rFonts w:eastAsia="黑体"/>
        </w:rPr>
        <w:t>链路适配</w:t>
      </w:r>
      <w:r>
        <w:rPr>
          <w:rFonts w:hint="eastAsia" w:eastAsia="黑体"/>
        </w:rPr>
        <w:t>功能</w:t>
      </w:r>
      <w:bookmarkEnd w:id="11"/>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链路适配功能</w:t>
      </w:r>
      <w:r>
        <w:rPr>
          <w:rFonts w:ascii="Times New Roman" w:hAnsi="Times New Roman" w:eastAsiaTheme="minorEastAsia"/>
        </w:rPr>
        <w:t>用于将链路层组装好的协议层包/链路层包</w:t>
      </w:r>
      <w:r>
        <w:rPr>
          <w:rFonts w:hint="eastAsia" w:ascii="Times New Roman" w:hAnsi="Times New Roman" w:eastAsiaTheme="minorEastAsia"/>
        </w:rPr>
        <w:t>标记</w:t>
      </w:r>
      <w:r>
        <w:rPr>
          <w:rFonts w:ascii="Times New Roman" w:hAnsi="Times New Roman" w:eastAsiaTheme="minorEastAsia"/>
        </w:rPr>
        <w:t>为数据/控制字符，并同COM字符/IDL字符三选一调度，调度1次得到</w:t>
      </w:r>
      <w:r>
        <w:rPr>
          <w:rFonts w:hint="eastAsia" w:ascii="Times New Roman" w:hAnsi="Times New Roman" w:eastAsiaTheme="minorEastAsia"/>
        </w:rPr>
        <w:t>8</w:t>
      </w:r>
      <w:r>
        <w:rPr>
          <w:rFonts w:ascii="Times New Roman" w:hAnsi="Times New Roman" w:eastAsiaTheme="minorEastAsia"/>
        </w:rPr>
        <w:t>个数据/控制字符，再通过通道分发将8个字符分发到</w:t>
      </w:r>
      <w:r>
        <w:rPr>
          <w:rFonts w:hint="eastAsia" w:ascii="Times New Roman" w:hAnsi="Times New Roman" w:eastAsiaTheme="minorEastAsia"/>
        </w:rPr>
        <w:t>数字物理层的</w:t>
      </w:r>
      <w:r>
        <w:rPr>
          <w:rFonts w:ascii="Times New Roman" w:hAnsi="Times New Roman" w:eastAsiaTheme="minorEastAsia"/>
        </w:rPr>
        <w:t>1/2/4/8</w:t>
      </w:r>
      <w:r>
        <w:rPr>
          <w:rFonts w:hint="eastAsia" w:ascii="Times New Roman" w:hAnsi="Times New Roman" w:eastAsiaTheme="minorEastAsia"/>
        </w:rPr>
        <w:t>个</w:t>
      </w:r>
      <w:r>
        <w:rPr>
          <w:rFonts w:ascii="Times New Roman" w:hAnsi="Times New Roman" w:eastAsiaTheme="minorEastAsia"/>
        </w:rPr>
        <w:t>通道，</w:t>
      </w:r>
      <w:r>
        <w:rPr>
          <w:rFonts w:hint="eastAsia" w:ascii="Times New Roman" w:hAnsi="Times New Roman" w:eastAsiaTheme="minorEastAsia"/>
        </w:rPr>
        <w:t>接收端</w:t>
      </w:r>
      <w:r>
        <w:rPr>
          <w:rFonts w:ascii="Times New Roman" w:hAnsi="Times New Roman" w:eastAsiaTheme="minorEastAsia"/>
        </w:rPr>
        <w:t>基于同样的原理将字符对齐，并还原为</w:t>
      </w:r>
      <w:r>
        <w:rPr>
          <w:rFonts w:hint="eastAsia" w:ascii="Times New Roman" w:hAnsi="Times New Roman" w:eastAsiaTheme="minorEastAsia"/>
        </w:rPr>
        <w:t>发送端</w:t>
      </w:r>
      <w:r>
        <w:rPr>
          <w:rFonts w:ascii="Times New Roman" w:hAnsi="Times New Roman" w:eastAsiaTheme="minorEastAsia"/>
        </w:rPr>
        <w:t>发出时的排序之后，上送给链路层。</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发送端</w:t>
      </w:r>
      <w:r>
        <w:rPr>
          <w:rFonts w:ascii="Times New Roman" w:hAnsi="Times New Roman" w:eastAsiaTheme="minorEastAsia"/>
        </w:rPr>
        <w:t>支持如下功能：</w:t>
      </w:r>
    </w:p>
    <w:p>
      <w:pPr>
        <w:pStyle w:val="46"/>
        <w:snapToGrid w:val="0"/>
        <w:spacing w:line="360" w:lineRule="auto"/>
        <w:rPr>
          <w:rFonts w:ascii="Times New Roman" w:hAnsi="Times New Roman" w:eastAsiaTheme="minorEastAsia"/>
        </w:rPr>
      </w:pPr>
      <w:r>
        <w:rPr>
          <w:rFonts w:ascii="Times New Roman" w:hAnsi="Times New Roman" w:eastAsiaTheme="minorEastAsia"/>
        </w:rPr>
        <w:t>● 将协议层/链路层包标记为数据字符并使用STP/SDP/END/PAD字符标记协议层/链路层包的头尾；</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周期性发送COM字符； </w:t>
      </w:r>
    </w:p>
    <w:p>
      <w:pPr>
        <w:pStyle w:val="46"/>
        <w:snapToGrid w:val="0"/>
        <w:spacing w:line="360" w:lineRule="auto"/>
        <w:rPr>
          <w:rFonts w:ascii="Times New Roman" w:hAnsi="Times New Roman" w:eastAsiaTheme="minorEastAsia"/>
        </w:rPr>
      </w:pPr>
      <w:r>
        <w:rPr>
          <w:rFonts w:ascii="Times New Roman" w:hAnsi="Times New Roman" w:eastAsiaTheme="minorEastAsia"/>
        </w:rPr>
        <w:t>● 空闲状态下发送IDL字符；</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上述3种类别字符的调度，优先发送COM字符，其次发送协议层/链路层包编码之后的字符，再次发送IDL字符； </w:t>
      </w:r>
    </w:p>
    <w:p>
      <w:pPr>
        <w:pStyle w:val="46"/>
        <w:snapToGrid w:val="0"/>
        <w:spacing w:line="360" w:lineRule="auto"/>
        <w:rPr>
          <w:rFonts w:ascii="Times New Roman" w:hAnsi="Times New Roman" w:eastAsiaTheme="minorEastAsia"/>
        </w:rPr>
      </w:pPr>
      <w:r>
        <w:rPr>
          <w:rFonts w:ascii="Times New Roman" w:hAnsi="Times New Roman" w:eastAsiaTheme="minorEastAsia"/>
        </w:rPr>
        <w:t>● 1/2/4/8通道分发。</w:t>
      </w:r>
    </w:p>
    <w:p>
      <w:pPr>
        <w:pStyle w:val="46"/>
        <w:snapToGrid w:val="0"/>
        <w:spacing w:line="360" w:lineRule="auto"/>
        <w:ind w:firstLine="0" w:firstLineChars="0"/>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接收端</w:t>
      </w:r>
      <w:r>
        <w:rPr>
          <w:rFonts w:ascii="Times New Roman" w:hAnsi="Times New Roman" w:eastAsiaTheme="minorEastAsia"/>
        </w:rPr>
        <w:t>支持如下功能：</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利用COM字符实现2/4/8通道去偏移； </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 1/2/4通道合并； </w:t>
      </w:r>
    </w:p>
    <w:p>
      <w:pPr>
        <w:pStyle w:val="46"/>
        <w:snapToGrid w:val="0"/>
        <w:spacing w:line="360" w:lineRule="auto"/>
        <w:rPr>
          <w:rFonts w:ascii="Times New Roman" w:hAnsi="Times New Roman" w:eastAsiaTheme="minorEastAsia"/>
        </w:rPr>
      </w:pPr>
      <w:r>
        <w:rPr>
          <w:rFonts w:ascii="Times New Roman" w:hAnsi="Times New Roman" w:eastAsiaTheme="minorEastAsia"/>
        </w:rPr>
        <w:t>● 过滤控制字符，并将STP/SDP/END字符转换为协议层包/链路层包头尾信息。</w:t>
      </w:r>
    </w:p>
    <w:p>
      <w:pPr>
        <w:pStyle w:val="46"/>
        <w:numPr>
          <w:ilvl w:val="2"/>
          <w:numId w:val="2"/>
        </w:numPr>
        <w:snapToGrid w:val="0"/>
        <w:spacing w:line="360" w:lineRule="auto"/>
        <w:ind w:firstLineChars="0"/>
        <w:rPr>
          <w:rFonts w:ascii="Times New Roman" w:hAnsi="Times New Roman" w:eastAsia="黑体"/>
        </w:rPr>
      </w:pPr>
      <w:bookmarkStart w:id="12" w:name="_Toc1651"/>
      <w:bookmarkStart w:id="13" w:name="_Toc124589801"/>
      <w:r>
        <w:rPr>
          <w:rFonts w:ascii="Times New Roman" w:hAnsi="Times New Roman" w:eastAsia="黑体"/>
        </w:rPr>
        <w:t>协议层/链路层包头尾标记方法</w:t>
      </w:r>
      <w:bookmarkEnd w:id="12"/>
      <w:bookmarkEnd w:id="13"/>
    </w:p>
    <w:p>
      <w:pPr>
        <w:pStyle w:val="46"/>
        <w:snapToGrid w:val="0"/>
        <w:spacing w:line="360" w:lineRule="auto"/>
        <w:rPr>
          <w:rFonts w:ascii="Times New Roman" w:hAnsi="Times New Roman" w:eastAsiaTheme="minorEastAsia"/>
        </w:rPr>
      </w:pPr>
      <w:r>
        <w:rPr>
          <w:rFonts w:ascii="Times New Roman" w:hAnsi="Times New Roman" w:eastAsiaTheme="minorEastAsia"/>
        </w:rPr>
        <w:t>协议层包头尾分别是STP/END字符，需要将其填充为STP/END字符的值，并</w:t>
      </w:r>
      <w:r>
        <w:rPr>
          <w:rFonts w:hint="eastAsia" w:ascii="Times New Roman" w:hAnsi="Times New Roman" w:eastAsiaTheme="minorEastAsia"/>
        </w:rPr>
        <w:t>将其所在的128bit码块</w:t>
      </w:r>
      <w:r>
        <w:rPr>
          <w:rFonts w:ascii="Times New Roman" w:hAnsi="Times New Roman" w:eastAsiaTheme="minorEastAsia"/>
        </w:rPr>
        <w:t>标记为控制字符</w:t>
      </w:r>
      <w:r>
        <w:rPr>
          <w:rFonts w:hint="eastAsia" w:ascii="Times New Roman" w:hAnsi="Times New Roman" w:eastAsiaTheme="minorEastAsia"/>
        </w:rPr>
        <w:t>，其余部分标记为数据字符。</w:t>
      </w:r>
      <w:r>
        <w:rPr>
          <w:rFonts w:ascii="Times New Roman" w:hAnsi="Times New Roman" w:eastAsiaTheme="minorEastAsia"/>
        </w:rPr>
        <w:t>规定STP字符只占用</w:t>
      </w:r>
      <w:r>
        <w:rPr>
          <w:rFonts w:hint="eastAsia" w:ascii="Times New Roman" w:hAnsi="Times New Roman" w:eastAsiaTheme="minorEastAsia"/>
        </w:rPr>
        <w:t>通道0的</w:t>
      </w:r>
      <w:r>
        <w:rPr>
          <w:rFonts w:ascii="Times New Roman" w:hAnsi="Times New Roman" w:eastAsiaTheme="minorEastAsia"/>
        </w:rPr>
        <w:t>bit[</w:t>
      </w:r>
      <w:r>
        <w:rPr>
          <w:rFonts w:hint="eastAsia" w:ascii="Times New Roman" w:hAnsi="Times New Roman" w:eastAsiaTheme="minorEastAsia"/>
        </w:rPr>
        <w:t>7</w:t>
      </w:r>
      <w:r>
        <w:rPr>
          <w:rFonts w:ascii="Times New Roman" w:hAnsi="Times New Roman" w:eastAsiaTheme="minorEastAsia"/>
        </w:rPr>
        <w:t>:0]共</w:t>
      </w:r>
      <w:r>
        <w:rPr>
          <w:rFonts w:hint="eastAsia" w:ascii="Times New Roman" w:hAnsi="Times New Roman" w:eastAsiaTheme="minorEastAsia"/>
        </w:rPr>
        <w:t>8</w:t>
      </w:r>
      <w:r>
        <w:rPr>
          <w:rFonts w:ascii="Times New Roman" w:hAnsi="Times New Roman" w:eastAsiaTheme="minorEastAsia"/>
        </w:rPr>
        <w:t>bit，</w:t>
      </w:r>
      <w:r>
        <w:rPr>
          <w:rFonts w:hint="eastAsia" w:ascii="Times New Roman" w:hAnsi="Times New Roman" w:eastAsiaTheme="minorEastAsia"/>
        </w:rPr>
        <w:t>通道0的</w:t>
      </w:r>
      <w:r>
        <w:rPr>
          <w:rFonts w:ascii="Times New Roman" w:hAnsi="Times New Roman" w:eastAsiaTheme="minorEastAsia"/>
        </w:rPr>
        <w:t>bit[127:</w:t>
      </w:r>
      <w:r>
        <w:rPr>
          <w:rFonts w:hint="eastAsia" w:ascii="Times New Roman" w:hAnsi="Times New Roman" w:eastAsiaTheme="minorEastAsia"/>
        </w:rPr>
        <w:t>16</w:t>
      </w:r>
      <w:r>
        <w:rPr>
          <w:rFonts w:ascii="Times New Roman" w:hAnsi="Times New Roman" w:eastAsiaTheme="minorEastAsia"/>
        </w:rPr>
        <w:t>]共</w:t>
      </w:r>
      <w:r>
        <w:rPr>
          <w:rFonts w:hint="eastAsia" w:ascii="Times New Roman" w:hAnsi="Times New Roman" w:eastAsiaTheme="minorEastAsia"/>
        </w:rPr>
        <w:t>112</w:t>
      </w:r>
      <w:r>
        <w:rPr>
          <w:rFonts w:ascii="Times New Roman" w:hAnsi="Times New Roman" w:eastAsiaTheme="minorEastAsia"/>
        </w:rPr>
        <w:t>bit留给协议层，</w:t>
      </w:r>
      <w:r>
        <w:rPr>
          <w:rFonts w:hint="eastAsia" w:ascii="Times New Roman" w:hAnsi="Times New Roman" w:eastAsiaTheme="minorEastAsia"/>
        </w:rPr>
        <w:t>通道0的</w:t>
      </w:r>
      <w:r>
        <w:rPr>
          <w:rFonts w:ascii="Times New Roman" w:hAnsi="Times New Roman" w:eastAsiaTheme="minorEastAsia"/>
        </w:rPr>
        <w:t>bit[</w:t>
      </w:r>
      <w:r>
        <w:rPr>
          <w:rFonts w:hint="eastAsia" w:ascii="Times New Roman" w:hAnsi="Times New Roman" w:eastAsiaTheme="minorEastAsia"/>
        </w:rPr>
        <w:t>15</w:t>
      </w:r>
      <w:r>
        <w:rPr>
          <w:rFonts w:ascii="Times New Roman" w:hAnsi="Times New Roman" w:eastAsiaTheme="minorEastAsia"/>
        </w:rPr>
        <w:t>:</w:t>
      </w:r>
      <w:r>
        <w:rPr>
          <w:rFonts w:hint="eastAsia" w:ascii="Times New Roman" w:hAnsi="Times New Roman" w:eastAsiaTheme="minorEastAsia"/>
        </w:rPr>
        <w:t>8</w:t>
      </w:r>
      <w:r>
        <w:rPr>
          <w:rFonts w:ascii="Times New Roman" w:hAnsi="Times New Roman" w:eastAsiaTheme="minorEastAsia"/>
        </w:rPr>
        <w:t>]共8bit留给链路层使用，规定END字符只占用</w:t>
      </w:r>
      <w:r>
        <w:rPr>
          <w:rFonts w:hint="eastAsia" w:ascii="Times New Roman" w:hAnsi="Times New Roman" w:eastAsiaTheme="minorEastAsia"/>
        </w:rPr>
        <w:t>通道7的</w:t>
      </w:r>
      <w:r>
        <w:rPr>
          <w:rFonts w:ascii="Times New Roman" w:hAnsi="Times New Roman" w:eastAsiaTheme="minorEastAsia"/>
        </w:rPr>
        <w:t>bit[127:</w:t>
      </w:r>
      <w:r>
        <w:rPr>
          <w:rFonts w:hint="eastAsia" w:ascii="Times New Roman" w:hAnsi="Times New Roman" w:eastAsiaTheme="minorEastAsia"/>
        </w:rPr>
        <w:t>80</w:t>
      </w:r>
      <w:r>
        <w:rPr>
          <w:rFonts w:ascii="Times New Roman" w:hAnsi="Times New Roman" w:eastAsiaTheme="minorEastAsia"/>
        </w:rPr>
        <w:t>]共</w:t>
      </w:r>
      <w:r>
        <w:rPr>
          <w:rFonts w:hint="eastAsia" w:ascii="Times New Roman" w:hAnsi="Times New Roman" w:eastAsiaTheme="minorEastAsia"/>
        </w:rPr>
        <w:t>48</w:t>
      </w:r>
      <w:r>
        <w:rPr>
          <w:rFonts w:ascii="Times New Roman" w:hAnsi="Times New Roman" w:eastAsiaTheme="minorEastAsia"/>
        </w:rPr>
        <w:t>bit，</w:t>
      </w:r>
      <w:r>
        <w:rPr>
          <w:rFonts w:hint="eastAsia" w:ascii="Times New Roman" w:hAnsi="Times New Roman" w:eastAsiaTheme="minorEastAsia"/>
        </w:rPr>
        <w:t>通道7的</w:t>
      </w:r>
      <w:r>
        <w:rPr>
          <w:rFonts w:ascii="Times New Roman" w:hAnsi="Times New Roman" w:eastAsiaTheme="minorEastAsia"/>
        </w:rPr>
        <w:t>bit[</w:t>
      </w:r>
      <w:r>
        <w:rPr>
          <w:rFonts w:hint="eastAsia" w:ascii="Times New Roman" w:hAnsi="Times New Roman" w:eastAsiaTheme="minorEastAsia"/>
        </w:rPr>
        <w:t>79</w:t>
      </w:r>
      <w:r>
        <w:rPr>
          <w:rFonts w:ascii="Times New Roman" w:hAnsi="Times New Roman" w:eastAsiaTheme="minorEastAsia"/>
        </w:rPr>
        <w:t>:0]共</w:t>
      </w:r>
      <w:r>
        <w:rPr>
          <w:rFonts w:hint="eastAsia" w:ascii="Times New Roman" w:hAnsi="Times New Roman" w:eastAsiaTheme="minorEastAsia"/>
        </w:rPr>
        <w:t>80</w:t>
      </w:r>
      <w:r>
        <w:rPr>
          <w:rFonts w:ascii="Times New Roman" w:hAnsi="Times New Roman" w:eastAsiaTheme="minorEastAsia"/>
        </w:rPr>
        <w:t>bit留给</w:t>
      </w:r>
      <w:r>
        <w:rPr>
          <w:rFonts w:hint="eastAsia" w:ascii="Times New Roman" w:hAnsi="Times New Roman" w:eastAsiaTheme="minorEastAsia"/>
        </w:rPr>
        <w:t>链路层</w:t>
      </w:r>
      <w:r>
        <w:rPr>
          <w:rFonts w:ascii="Times New Roman" w:hAnsi="Times New Roman" w:eastAsiaTheme="minorEastAsia"/>
        </w:rPr>
        <w:t>使用。</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链路层包头尾分别为SDP/END字符，需要将其填充为S</w:t>
      </w:r>
      <w:r>
        <w:rPr>
          <w:rFonts w:hint="eastAsia" w:ascii="Times New Roman" w:hAnsi="Times New Roman" w:eastAsiaTheme="minorEastAsia"/>
        </w:rPr>
        <w:t>D</w:t>
      </w:r>
      <w:r>
        <w:rPr>
          <w:rFonts w:ascii="Times New Roman" w:hAnsi="Times New Roman" w:eastAsiaTheme="minorEastAsia"/>
        </w:rPr>
        <w:t>P/END字符的值，并</w:t>
      </w:r>
      <w:r>
        <w:rPr>
          <w:rFonts w:hint="eastAsia" w:ascii="Times New Roman" w:hAnsi="Times New Roman" w:eastAsiaTheme="minorEastAsia"/>
        </w:rPr>
        <w:t>将其所在的128bit码块</w:t>
      </w:r>
      <w:r>
        <w:rPr>
          <w:rFonts w:ascii="Times New Roman" w:hAnsi="Times New Roman" w:eastAsiaTheme="minorEastAsia"/>
        </w:rPr>
        <w:t>标记为控制字符</w:t>
      </w:r>
      <w:r>
        <w:rPr>
          <w:rFonts w:hint="eastAsia" w:ascii="Times New Roman" w:hAnsi="Times New Roman" w:eastAsiaTheme="minorEastAsia"/>
        </w:rPr>
        <w:t>。</w:t>
      </w:r>
      <w:r>
        <w:rPr>
          <w:rFonts w:ascii="Times New Roman" w:hAnsi="Times New Roman" w:eastAsiaTheme="minorEastAsia"/>
        </w:rPr>
        <w:t>规定SDP字符只占用</w:t>
      </w:r>
      <w:r>
        <w:rPr>
          <w:rFonts w:hint="eastAsia" w:ascii="Times New Roman" w:hAnsi="Times New Roman" w:eastAsiaTheme="minorEastAsia"/>
        </w:rPr>
        <w:t>通道0的</w:t>
      </w:r>
      <w:r>
        <w:rPr>
          <w:rFonts w:ascii="Times New Roman" w:hAnsi="Times New Roman" w:eastAsiaTheme="minorEastAsia"/>
        </w:rPr>
        <w:t>bit[63:0]共64bit，</w:t>
      </w:r>
      <w:r>
        <w:rPr>
          <w:rFonts w:hint="eastAsia" w:ascii="Times New Roman" w:hAnsi="Times New Roman" w:eastAsiaTheme="minorEastAsia"/>
        </w:rPr>
        <w:t>通道0的</w:t>
      </w:r>
      <w:r>
        <w:rPr>
          <w:rFonts w:ascii="Times New Roman" w:hAnsi="Times New Roman" w:eastAsiaTheme="minorEastAsia"/>
        </w:rPr>
        <w:t>bit[127:64]共64bit留给链路层使用，规定END字符只占用</w:t>
      </w:r>
      <w:r>
        <w:rPr>
          <w:rFonts w:hint="eastAsia" w:ascii="Times New Roman" w:hAnsi="Times New Roman" w:eastAsiaTheme="minorEastAsia"/>
        </w:rPr>
        <w:t>通道1的</w:t>
      </w:r>
      <w:r>
        <w:rPr>
          <w:rFonts w:ascii="Times New Roman" w:hAnsi="Times New Roman" w:eastAsiaTheme="minorEastAsia"/>
        </w:rPr>
        <w:t>bit[63:0]共64bit，</w:t>
      </w:r>
      <w:r>
        <w:rPr>
          <w:rFonts w:hint="eastAsia" w:ascii="Times New Roman" w:hAnsi="Times New Roman" w:eastAsiaTheme="minorEastAsia"/>
        </w:rPr>
        <w:t>通道1的</w:t>
      </w:r>
      <w:r>
        <w:rPr>
          <w:rFonts w:ascii="Times New Roman" w:hAnsi="Times New Roman" w:eastAsiaTheme="minorEastAsia"/>
        </w:rPr>
        <w:t>bit[127:64]填充PAD字符的bit[127:64]。</w:t>
      </w:r>
    </w:p>
    <w:p>
      <w:pPr>
        <w:pStyle w:val="46"/>
        <w:numPr>
          <w:ilvl w:val="2"/>
          <w:numId w:val="2"/>
        </w:numPr>
        <w:snapToGrid w:val="0"/>
        <w:spacing w:line="360" w:lineRule="auto"/>
        <w:ind w:firstLineChars="0"/>
        <w:rPr>
          <w:rFonts w:ascii="Times New Roman" w:hAnsi="Times New Roman" w:eastAsia="黑体"/>
        </w:rPr>
      </w:pPr>
      <w:bookmarkStart w:id="14" w:name="_Toc124589802"/>
      <w:bookmarkStart w:id="15" w:name="_Toc16768"/>
      <w:r>
        <w:rPr>
          <w:rFonts w:ascii="Times New Roman" w:hAnsi="Times New Roman" w:eastAsia="黑体"/>
        </w:rPr>
        <w:t>控制字符</w:t>
      </w:r>
      <w:bookmarkEnd w:id="14"/>
      <w:bookmarkEnd w:id="15"/>
    </w:p>
    <w:p>
      <w:pPr>
        <w:pStyle w:val="46"/>
        <w:snapToGrid w:val="0"/>
        <w:spacing w:line="360" w:lineRule="auto"/>
        <w:rPr>
          <w:rFonts w:ascii="Times New Roman" w:hAnsi="Times New Roman" w:eastAsiaTheme="minorEastAsia"/>
        </w:rPr>
      </w:pPr>
      <w:r>
        <w:rPr>
          <w:rFonts w:ascii="Times New Roman" w:hAnsi="Times New Roman" w:eastAsiaTheme="minorEastAsia"/>
        </w:rPr>
        <w:t>控制字符是指STP/SDP/END/PAD/COM/IDL字符，用于标记链路</w:t>
      </w:r>
      <w:r>
        <w:rPr>
          <w:rFonts w:hint="eastAsia" w:ascii="Times New Roman" w:hAnsi="Times New Roman" w:eastAsiaTheme="minorEastAsia"/>
        </w:rPr>
        <w:t>传输的</w:t>
      </w:r>
      <w:r>
        <w:rPr>
          <w:rFonts w:ascii="Times New Roman" w:hAnsi="Times New Roman" w:eastAsiaTheme="minorEastAsia"/>
        </w:rPr>
        <w:t>数据流。</w:t>
      </w:r>
    </w:p>
    <w:p>
      <w:pPr>
        <w:spacing w:before="120" w:beforeLines="50" w:after="120" w:afterLines="50"/>
        <w:outlineLvl w:val="4"/>
        <w:rPr>
          <w:rFonts w:ascii="黑体" w:hAnsi="黑体" w:eastAsia="黑体"/>
          <w:szCs w:val="21"/>
        </w:rPr>
      </w:pPr>
      <w:bookmarkStart w:id="16" w:name="_Toc21991"/>
      <w:r>
        <w:rPr>
          <w:rFonts w:hint="eastAsia" w:ascii="黑体" w:hAnsi="黑体" w:eastAsia="黑体"/>
          <w:szCs w:val="21"/>
        </w:rPr>
        <w:t>6.</w:t>
      </w:r>
      <w:r>
        <w:rPr>
          <w:rFonts w:ascii="黑体" w:hAnsi="黑体" w:eastAsia="黑体"/>
          <w:szCs w:val="21"/>
        </w:rPr>
        <w:t>5</w:t>
      </w:r>
      <w:r>
        <w:rPr>
          <w:rFonts w:hint="eastAsia" w:ascii="黑体" w:hAnsi="黑体" w:eastAsia="黑体"/>
          <w:szCs w:val="21"/>
        </w:rPr>
        <w:t xml:space="preserve">.2.1 </w:t>
      </w:r>
      <w:r>
        <w:rPr>
          <w:rFonts w:ascii="黑体" w:hAnsi="黑体" w:eastAsia="黑体"/>
          <w:szCs w:val="21"/>
        </w:rPr>
        <w:t>STP/SDP/END/PAD字符</w:t>
      </w:r>
      <w:bookmarkEnd w:id="16"/>
    </w:p>
    <w:p>
      <w:pPr>
        <w:pStyle w:val="46"/>
        <w:snapToGrid w:val="0"/>
        <w:spacing w:line="360" w:lineRule="auto"/>
        <w:rPr>
          <w:rFonts w:ascii="Times New Roman" w:hAnsi="Times New Roman" w:eastAsiaTheme="minorEastAsia"/>
        </w:rPr>
      </w:pPr>
      <w:r>
        <w:rPr>
          <w:rFonts w:ascii="Times New Roman" w:hAnsi="Times New Roman" w:eastAsiaTheme="minorEastAsia"/>
        </w:rPr>
        <w:t>STP字符用于标记协议层包开始，位宽为</w:t>
      </w:r>
      <w:r>
        <w:rPr>
          <w:rFonts w:hint="eastAsia" w:ascii="Times New Roman" w:hAnsi="Times New Roman" w:eastAsiaTheme="minorEastAsia"/>
        </w:rPr>
        <w:t>16</w:t>
      </w:r>
      <w:r>
        <w:rPr>
          <w:rFonts w:ascii="Times New Roman" w:hAnsi="Times New Roman" w:eastAsiaTheme="minorEastAsia"/>
        </w:rPr>
        <w:t>bit；SDP字符用于标记链路层包开始，位宽为64bit；END字符用于标记协议层包/链路层包结束，位宽为64bit</w:t>
      </w:r>
      <w:r>
        <w:rPr>
          <w:rFonts w:hint="eastAsia" w:ascii="Times New Roman" w:hAnsi="Times New Roman" w:eastAsiaTheme="minorEastAsia"/>
        </w:rPr>
        <w:t>，其中协议层包使用END字符的bit[63:16]</w:t>
      </w:r>
      <w:r>
        <w:rPr>
          <w:rFonts w:ascii="Times New Roman" w:hAnsi="Times New Roman" w:eastAsiaTheme="minorEastAsia"/>
        </w:rPr>
        <w:t>；PAD字符用于将链路层包补足到8个</w:t>
      </w:r>
      <w:r>
        <w:rPr>
          <w:rFonts w:hint="eastAsia" w:ascii="Times New Roman" w:hAnsi="Times New Roman" w:eastAsiaTheme="minorEastAsia"/>
        </w:rPr>
        <w:t>字符</w:t>
      </w:r>
      <w:r>
        <w:rPr>
          <w:rFonts w:ascii="Times New Roman" w:hAnsi="Times New Roman" w:eastAsiaTheme="minorEastAsia"/>
        </w:rPr>
        <w:t>的数据量。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STP字符的值为：{2{8</w:t>
      </w:r>
      <w:r>
        <w:rPr>
          <w:rFonts w:ascii="Times New Roman" w:hAnsi="Times New Roman" w:eastAsiaTheme="minorEastAsia"/>
        </w:rPr>
        <w:t>’</w:t>
      </w:r>
      <w:r>
        <w:rPr>
          <w:rFonts w:hint="eastAsia" w:ascii="Times New Roman" w:hAnsi="Times New Roman" w:eastAsiaTheme="minorEastAsia"/>
        </w:rPr>
        <w:t>hFB}}</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SDP字符的值为：{8{8</w:t>
      </w:r>
      <w:r>
        <w:rPr>
          <w:rFonts w:ascii="Times New Roman" w:hAnsi="Times New Roman" w:eastAsiaTheme="minorEastAsia"/>
        </w:rPr>
        <w:t>’</w:t>
      </w:r>
      <w:r>
        <w:rPr>
          <w:rFonts w:hint="eastAsia" w:ascii="Times New Roman" w:hAnsi="Times New Roman" w:eastAsiaTheme="minorEastAsia"/>
        </w:rPr>
        <w:t>h5C}}</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END字符的值为：{8{8</w:t>
      </w:r>
      <w:r>
        <w:rPr>
          <w:rFonts w:ascii="Times New Roman" w:hAnsi="Times New Roman" w:eastAsiaTheme="minorEastAsia"/>
        </w:rPr>
        <w:t>’</w:t>
      </w:r>
      <w:r>
        <w:rPr>
          <w:rFonts w:hint="eastAsia" w:ascii="Times New Roman" w:hAnsi="Times New Roman" w:eastAsiaTheme="minorEastAsia"/>
        </w:rPr>
        <w:t>hFD}}</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PAD字符的值为：{16{8</w:t>
      </w:r>
      <w:r>
        <w:rPr>
          <w:rFonts w:ascii="Times New Roman" w:hAnsi="Times New Roman" w:eastAsiaTheme="minorEastAsia"/>
        </w:rPr>
        <w:t>’</w:t>
      </w:r>
      <w:r>
        <w:rPr>
          <w:rFonts w:hint="eastAsia" w:ascii="Times New Roman" w:hAnsi="Times New Roman" w:eastAsiaTheme="minorEastAsia"/>
        </w:rPr>
        <w:t>h0}}</w:t>
      </w:r>
    </w:p>
    <w:p>
      <w:pPr>
        <w:spacing w:before="120" w:beforeLines="50" w:after="120" w:afterLines="50"/>
        <w:outlineLvl w:val="4"/>
        <w:rPr>
          <w:rFonts w:ascii="黑体" w:hAnsi="黑体" w:eastAsia="黑体"/>
          <w:szCs w:val="21"/>
        </w:rPr>
      </w:pPr>
      <w:bookmarkStart w:id="17" w:name="_Toc2681"/>
      <w:r>
        <w:rPr>
          <w:rFonts w:hint="eastAsia" w:ascii="黑体" w:hAnsi="黑体" w:eastAsia="黑体"/>
          <w:szCs w:val="21"/>
        </w:rPr>
        <w:t>6.</w:t>
      </w:r>
      <w:r>
        <w:rPr>
          <w:rFonts w:ascii="黑体" w:hAnsi="黑体" w:eastAsia="黑体"/>
          <w:szCs w:val="21"/>
        </w:rPr>
        <w:t>5</w:t>
      </w:r>
      <w:r>
        <w:rPr>
          <w:rFonts w:hint="eastAsia" w:ascii="黑体" w:hAnsi="黑体" w:eastAsia="黑体"/>
          <w:szCs w:val="21"/>
        </w:rPr>
        <w:t>.2.2 C</w:t>
      </w:r>
      <w:r>
        <w:rPr>
          <w:rFonts w:ascii="黑体" w:hAnsi="黑体" w:eastAsia="黑体"/>
          <w:szCs w:val="21"/>
        </w:rPr>
        <w:t>OM字符</w:t>
      </w:r>
      <w:bookmarkEnd w:id="17"/>
    </w:p>
    <w:p>
      <w:pPr>
        <w:pStyle w:val="46"/>
        <w:snapToGrid w:val="0"/>
        <w:spacing w:line="360" w:lineRule="auto"/>
        <w:rPr>
          <w:rFonts w:ascii="Times New Roman" w:hAnsi="Times New Roman" w:eastAsiaTheme="minorEastAsia"/>
        </w:rPr>
      </w:pPr>
      <w:r>
        <w:rPr>
          <w:rFonts w:ascii="Times New Roman" w:hAnsi="Times New Roman" w:eastAsiaTheme="minorEastAsia"/>
        </w:rPr>
        <w:t>COM字符位宽为128bit，发送周期可配，1/2/4/8通道模式下分别发送1/2/4/8个COM字符，使用IDL字符补满8个字符后，调度发送到链路上，以便每个通道都能获取到1个COM字符。</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COM字符的值为：{15{8</w:t>
      </w:r>
      <w:r>
        <w:rPr>
          <w:rFonts w:ascii="Times New Roman" w:hAnsi="Times New Roman" w:eastAsiaTheme="minorEastAsia"/>
        </w:rPr>
        <w:t>’</w:t>
      </w:r>
      <w:r>
        <w:rPr>
          <w:rFonts w:hint="eastAsia" w:ascii="Times New Roman" w:hAnsi="Times New Roman" w:eastAsiaTheme="minorEastAsia"/>
        </w:rPr>
        <w:t>hBC},8</w:t>
      </w:r>
      <w:r>
        <w:rPr>
          <w:rFonts w:ascii="Times New Roman" w:hAnsi="Times New Roman" w:eastAsiaTheme="minorEastAsia"/>
        </w:rPr>
        <w:t>’</w:t>
      </w:r>
      <w:r>
        <w:rPr>
          <w:rFonts w:hint="eastAsia" w:ascii="Times New Roman" w:hAnsi="Times New Roman" w:eastAsiaTheme="minorEastAsia"/>
        </w:rPr>
        <w:t>h7D}</w:t>
      </w:r>
    </w:p>
    <w:p>
      <w:pPr>
        <w:spacing w:before="120" w:beforeLines="50" w:after="120" w:afterLines="50"/>
        <w:outlineLvl w:val="4"/>
        <w:rPr>
          <w:rFonts w:ascii="黑体" w:hAnsi="黑体" w:eastAsia="黑体"/>
          <w:szCs w:val="21"/>
        </w:rPr>
      </w:pPr>
      <w:r>
        <w:rPr>
          <w:rFonts w:hint="eastAsia" w:ascii="黑体" w:hAnsi="黑体" w:eastAsia="黑体"/>
          <w:szCs w:val="21"/>
        </w:rPr>
        <w:t>6.</w:t>
      </w:r>
      <w:r>
        <w:rPr>
          <w:rFonts w:ascii="黑体" w:hAnsi="黑体" w:eastAsia="黑体"/>
          <w:szCs w:val="21"/>
        </w:rPr>
        <w:t>5</w:t>
      </w:r>
      <w:r>
        <w:rPr>
          <w:rFonts w:hint="eastAsia" w:ascii="黑体" w:hAnsi="黑体" w:eastAsia="黑体"/>
          <w:szCs w:val="21"/>
        </w:rPr>
        <w:t xml:space="preserve">.2.2.1 </w:t>
      </w:r>
      <w:r>
        <w:rPr>
          <w:rFonts w:ascii="黑体" w:hAnsi="黑体" w:eastAsia="黑体"/>
          <w:szCs w:val="21"/>
        </w:rPr>
        <w:t>同步</w:t>
      </w:r>
      <w:r>
        <w:rPr>
          <w:rFonts w:hint="eastAsia" w:ascii="黑体" w:hAnsi="黑体" w:eastAsia="黑体"/>
          <w:szCs w:val="21"/>
        </w:rPr>
        <w:t>数字</w:t>
      </w:r>
      <w:r>
        <w:rPr>
          <w:rFonts w:ascii="黑体" w:hAnsi="黑体" w:eastAsia="黑体"/>
          <w:szCs w:val="21"/>
        </w:rPr>
        <w:t>物理层加解扰多项式</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数字</w:t>
      </w:r>
      <w:r>
        <w:rPr>
          <w:rFonts w:ascii="Times New Roman" w:hAnsi="Times New Roman" w:eastAsiaTheme="minorEastAsia"/>
        </w:rPr>
        <w:t>物理层使用COM字符同步加解扰多项式。</w:t>
      </w:r>
    </w:p>
    <w:p>
      <w:pPr>
        <w:spacing w:before="120" w:beforeLines="50" w:after="120" w:afterLines="50"/>
        <w:outlineLvl w:val="4"/>
        <w:rPr>
          <w:rFonts w:ascii="黑体" w:hAnsi="黑体" w:eastAsia="黑体"/>
          <w:szCs w:val="21"/>
        </w:rPr>
      </w:pPr>
      <w:r>
        <w:rPr>
          <w:rFonts w:hint="eastAsia" w:ascii="黑体" w:hAnsi="黑体" w:eastAsia="黑体"/>
          <w:szCs w:val="21"/>
        </w:rPr>
        <w:t>6.</w:t>
      </w:r>
      <w:r>
        <w:rPr>
          <w:rFonts w:ascii="黑体" w:hAnsi="黑体" w:eastAsia="黑体"/>
          <w:szCs w:val="21"/>
        </w:rPr>
        <w:t>5</w:t>
      </w:r>
      <w:r>
        <w:rPr>
          <w:rFonts w:hint="eastAsia" w:ascii="黑体" w:hAnsi="黑体" w:eastAsia="黑体"/>
          <w:szCs w:val="21"/>
        </w:rPr>
        <w:t>.2.2.2 去偏移</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接收端</w:t>
      </w:r>
      <w:r>
        <w:rPr>
          <w:rFonts w:ascii="Times New Roman" w:hAnsi="Times New Roman" w:eastAsiaTheme="minorEastAsia"/>
        </w:rPr>
        <w:t>工作在2/4/8通道模式时，需要利用COM字符实现</w:t>
      </w:r>
      <w:r>
        <w:rPr>
          <w:rFonts w:hint="eastAsia" w:ascii="Times New Roman" w:hAnsi="Times New Roman" w:eastAsiaTheme="minorEastAsia"/>
        </w:rPr>
        <w:t>去偏移</w:t>
      </w:r>
      <w:r>
        <w:rPr>
          <w:rFonts w:ascii="Times New Roman" w:hAnsi="Times New Roman" w:eastAsiaTheme="minorEastAsia"/>
        </w:rPr>
        <w:t>，</w:t>
      </w:r>
      <w:r>
        <w:rPr>
          <w:rFonts w:hint="eastAsia" w:ascii="Times New Roman" w:hAnsi="Times New Roman" w:eastAsiaTheme="minorEastAsia"/>
        </w:rPr>
        <w:t>将COM字符对齐到同一拍</w:t>
      </w:r>
      <w:r>
        <w:rPr>
          <w:rFonts w:ascii="Times New Roman" w:hAnsi="Times New Roman" w:eastAsiaTheme="minorEastAsia"/>
        </w:rPr>
        <w:t>。</w:t>
      </w:r>
    </w:p>
    <w:p>
      <w:pPr>
        <w:spacing w:before="120" w:beforeLines="50" w:after="120" w:afterLines="50"/>
        <w:outlineLvl w:val="4"/>
        <w:rPr>
          <w:rFonts w:ascii="黑体" w:hAnsi="黑体" w:eastAsia="黑体"/>
          <w:szCs w:val="21"/>
        </w:rPr>
      </w:pPr>
      <w:r>
        <w:rPr>
          <w:rFonts w:hint="eastAsia" w:ascii="黑体" w:hAnsi="黑体" w:eastAsia="黑体"/>
          <w:szCs w:val="21"/>
        </w:rPr>
        <w:t>6.</w:t>
      </w:r>
      <w:r>
        <w:rPr>
          <w:rFonts w:ascii="黑体" w:hAnsi="黑体" w:eastAsia="黑体"/>
          <w:szCs w:val="21"/>
        </w:rPr>
        <w:t>5</w:t>
      </w:r>
      <w:r>
        <w:rPr>
          <w:rFonts w:hint="eastAsia" w:ascii="黑体" w:hAnsi="黑体" w:eastAsia="黑体"/>
          <w:szCs w:val="21"/>
        </w:rPr>
        <w:t xml:space="preserve">.2.2.3 </w:t>
      </w:r>
      <w:r>
        <w:rPr>
          <w:rFonts w:ascii="黑体" w:hAnsi="黑体" w:eastAsia="黑体"/>
          <w:szCs w:val="21"/>
        </w:rPr>
        <w:t>多通道合并</w:t>
      </w:r>
    </w:p>
    <w:p>
      <w:pPr>
        <w:pStyle w:val="46"/>
        <w:snapToGrid w:val="0"/>
        <w:spacing w:line="360" w:lineRule="auto"/>
        <w:rPr>
          <w:rFonts w:ascii="Times New Roman" w:hAnsi="Times New Roman" w:eastAsiaTheme="minorEastAsia"/>
        </w:rPr>
      </w:pPr>
      <w:r>
        <w:rPr>
          <w:rFonts w:ascii="Times New Roman" w:hAnsi="Times New Roman" w:eastAsiaTheme="minorEastAsia"/>
        </w:rPr>
        <w:t>链路层</w:t>
      </w:r>
      <w:r>
        <w:rPr>
          <w:rFonts w:hint="eastAsia" w:ascii="Times New Roman" w:hAnsi="Times New Roman" w:eastAsiaTheme="minorEastAsia"/>
        </w:rPr>
        <w:t>接收端</w:t>
      </w:r>
      <w:r>
        <w:rPr>
          <w:rFonts w:ascii="Times New Roman" w:hAnsi="Times New Roman" w:eastAsiaTheme="minorEastAsia"/>
        </w:rPr>
        <w:t>工作在2/4/8通道模式时，需要利用COM字符实现多通道合并，将第1个COM字符挪到通道0，后续字符依次跟随挪动，从而还原为链路层</w:t>
      </w:r>
      <w:r>
        <w:rPr>
          <w:rFonts w:hint="eastAsia" w:ascii="Times New Roman" w:hAnsi="Times New Roman" w:eastAsiaTheme="minorEastAsia"/>
        </w:rPr>
        <w:t>发送端</w:t>
      </w:r>
      <w:r>
        <w:rPr>
          <w:rFonts w:ascii="Times New Roman" w:hAnsi="Times New Roman" w:eastAsiaTheme="minorEastAsia"/>
        </w:rPr>
        <w:t>发出时的字符排列顺序。</w:t>
      </w:r>
    </w:p>
    <w:p>
      <w:pPr>
        <w:spacing w:before="120" w:beforeLines="50" w:after="120" w:afterLines="50"/>
        <w:outlineLvl w:val="4"/>
        <w:rPr>
          <w:rFonts w:ascii="黑体" w:hAnsi="黑体" w:eastAsia="黑体"/>
          <w:szCs w:val="21"/>
        </w:rPr>
      </w:pPr>
      <w:bookmarkStart w:id="18" w:name="_Toc4129"/>
      <w:r>
        <w:rPr>
          <w:rFonts w:hint="eastAsia" w:ascii="黑体" w:hAnsi="黑体" w:eastAsia="黑体"/>
          <w:szCs w:val="21"/>
        </w:rPr>
        <w:t>6.</w:t>
      </w:r>
      <w:r>
        <w:rPr>
          <w:rFonts w:ascii="黑体" w:hAnsi="黑体" w:eastAsia="黑体"/>
          <w:szCs w:val="21"/>
        </w:rPr>
        <w:t>5</w:t>
      </w:r>
      <w:r>
        <w:rPr>
          <w:rFonts w:hint="eastAsia" w:ascii="黑体" w:hAnsi="黑体" w:eastAsia="黑体"/>
          <w:szCs w:val="21"/>
        </w:rPr>
        <w:t xml:space="preserve">.2.3 </w:t>
      </w:r>
      <w:r>
        <w:rPr>
          <w:rFonts w:ascii="黑体" w:hAnsi="黑体" w:eastAsia="黑体"/>
          <w:szCs w:val="21"/>
        </w:rPr>
        <w:t>IDL字符</w:t>
      </w:r>
      <w:bookmarkEnd w:id="18"/>
    </w:p>
    <w:p>
      <w:pPr>
        <w:pStyle w:val="46"/>
        <w:snapToGrid w:val="0"/>
        <w:spacing w:line="360" w:lineRule="auto"/>
        <w:rPr>
          <w:rFonts w:ascii="Times New Roman" w:hAnsi="Times New Roman" w:eastAsiaTheme="minorEastAsia"/>
        </w:rPr>
      </w:pPr>
      <w:r>
        <w:rPr>
          <w:rFonts w:ascii="Times New Roman" w:hAnsi="Times New Roman" w:eastAsiaTheme="minorEastAsia"/>
        </w:rPr>
        <w:t>IDL字符位宽为128bit，用于填充链路空闲带宽，每调度1次IDL字符得到8个IDL字符，以便每个通道都能获取到1个IDL字符，需要注意IDL字符也需要加解扰，以确保链路在空闲时能维持在正常状态。</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IDL字符的值为：{16{8</w:t>
      </w:r>
      <w:r>
        <w:rPr>
          <w:rFonts w:ascii="Times New Roman" w:hAnsi="Times New Roman" w:eastAsiaTheme="minorEastAsia"/>
        </w:rPr>
        <w:t>’</w:t>
      </w:r>
      <w:r>
        <w:rPr>
          <w:rFonts w:hint="eastAsia" w:ascii="Times New Roman" w:hAnsi="Times New Roman" w:eastAsiaTheme="minorEastAsia"/>
        </w:rPr>
        <w:t>hDC}}</w:t>
      </w:r>
    </w:p>
    <w:p>
      <w:pPr>
        <w:spacing w:before="120" w:beforeLines="50" w:after="120" w:afterLines="50"/>
        <w:outlineLvl w:val="4"/>
        <w:rPr>
          <w:rFonts w:ascii="黑体" w:hAnsi="黑体" w:eastAsia="黑体"/>
          <w:szCs w:val="21"/>
        </w:rPr>
      </w:pPr>
      <w:r>
        <w:rPr>
          <w:rFonts w:hint="eastAsia" w:ascii="黑体" w:hAnsi="黑体" w:eastAsia="黑体"/>
          <w:szCs w:val="21"/>
        </w:rPr>
        <w:t>6.</w:t>
      </w:r>
      <w:r>
        <w:rPr>
          <w:rFonts w:ascii="黑体" w:hAnsi="黑体" w:eastAsia="黑体"/>
          <w:szCs w:val="21"/>
        </w:rPr>
        <w:t>5</w:t>
      </w:r>
      <w:r>
        <w:rPr>
          <w:rFonts w:hint="eastAsia" w:ascii="黑体" w:hAnsi="黑体" w:eastAsia="黑体"/>
          <w:szCs w:val="21"/>
        </w:rPr>
        <w:t xml:space="preserve">.2.3.1 </w:t>
      </w:r>
      <w:r>
        <w:rPr>
          <w:rFonts w:ascii="黑体" w:hAnsi="黑体" w:eastAsia="黑体"/>
          <w:szCs w:val="21"/>
        </w:rPr>
        <w:t>填充空闲带宽</w:t>
      </w:r>
    </w:p>
    <w:p>
      <w:pPr>
        <w:pStyle w:val="46"/>
        <w:snapToGrid w:val="0"/>
        <w:spacing w:line="360" w:lineRule="auto"/>
        <w:rPr>
          <w:rFonts w:ascii="Times New Roman" w:hAnsi="Times New Roman" w:eastAsiaTheme="minorEastAsia"/>
        </w:rPr>
      </w:pPr>
      <w:r>
        <w:rPr>
          <w:rFonts w:ascii="Times New Roman" w:hAnsi="Times New Roman" w:eastAsiaTheme="minorEastAsia"/>
        </w:rPr>
        <w:t>IDL字符由</w:t>
      </w:r>
      <w:r>
        <w:rPr>
          <w:rFonts w:hint="eastAsia" w:ascii="Times New Roman" w:hAnsi="Times New Roman" w:eastAsiaTheme="minorEastAsia"/>
        </w:rPr>
        <w:t>链路适配发送端</w:t>
      </w:r>
      <w:r>
        <w:rPr>
          <w:rFonts w:ascii="Times New Roman" w:hAnsi="Times New Roman" w:eastAsiaTheme="minorEastAsia"/>
        </w:rPr>
        <w:t>发出，用于填充链路空闲带宽，</w:t>
      </w:r>
      <w:r>
        <w:rPr>
          <w:rFonts w:hint="eastAsia" w:ascii="Times New Roman" w:hAnsi="Times New Roman" w:eastAsiaTheme="minorEastAsia"/>
        </w:rPr>
        <w:t>链路适配接收端</w:t>
      </w:r>
      <w:r>
        <w:rPr>
          <w:rFonts w:ascii="Times New Roman" w:hAnsi="Times New Roman" w:eastAsiaTheme="minorEastAsia"/>
        </w:rPr>
        <w:t>将其丢弃。</w:t>
      </w:r>
    </w:p>
    <w:p>
      <w:pPr>
        <w:pStyle w:val="46"/>
        <w:numPr>
          <w:ilvl w:val="2"/>
          <w:numId w:val="2"/>
        </w:numPr>
        <w:snapToGrid w:val="0"/>
        <w:spacing w:line="360" w:lineRule="auto"/>
        <w:ind w:firstLineChars="0"/>
        <w:rPr>
          <w:rFonts w:ascii="Times New Roman" w:hAnsi="Times New Roman" w:eastAsia="黑体"/>
        </w:rPr>
      </w:pPr>
      <w:bookmarkStart w:id="19" w:name="_Toc124589803"/>
      <w:bookmarkStart w:id="20" w:name="_Toc27393"/>
      <w:r>
        <w:rPr>
          <w:rFonts w:ascii="Times New Roman" w:hAnsi="Times New Roman" w:eastAsia="黑体"/>
        </w:rPr>
        <w:t>多通道</w:t>
      </w:r>
      <w:r>
        <w:rPr>
          <w:rFonts w:hint="eastAsia" w:ascii="Times New Roman" w:hAnsi="Times New Roman" w:eastAsia="黑体"/>
        </w:rPr>
        <w:t>分发与</w:t>
      </w:r>
      <w:r>
        <w:rPr>
          <w:rFonts w:ascii="Times New Roman" w:hAnsi="Times New Roman" w:eastAsia="黑体"/>
        </w:rPr>
        <w:t>合并</w:t>
      </w:r>
      <w:bookmarkEnd w:id="19"/>
      <w:bookmarkEnd w:id="20"/>
    </w:p>
    <w:p>
      <w:pPr>
        <w:pStyle w:val="46"/>
        <w:snapToGrid w:val="0"/>
        <w:spacing w:line="360" w:lineRule="auto"/>
        <w:rPr>
          <w:rFonts w:ascii="Times New Roman" w:hAnsi="Times New Roman" w:eastAsiaTheme="minorEastAsia"/>
        </w:rPr>
      </w:pPr>
      <w:r>
        <w:rPr>
          <w:rFonts w:ascii="Times New Roman" w:hAnsi="Times New Roman" w:eastAsiaTheme="minorEastAsia"/>
        </w:rPr>
        <w:t>协议层包/链路层包、COM字符、IDL字符每调度1次获得的数据量都是8个字符，只允许在协议层包/链路层包结束之后，调度COM/IDL字符，从而保证链路上协议层包/链路层包的连续性。获取到8个字符之后，1/2/4通道</w:t>
      </w:r>
      <w:r>
        <w:rPr>
          <w:rFonts w:hint="eastAsia" w:ascii="Times New Roman" w:hAnsi="Times New Roman" w:eastAsiaTheme="minorEastAsia"/>
        </w:rPr>
        <w:t>工作模式</w:t>
      </w:r>
      <w:r>
        <w:rPr>
          <w:rFonts w:ascii="Times New Roman" w:hAnsi="Times New Roman" w:eastAsiaTheme="minorEastAsia"/>
        </w:rPr>
        <w:t>需要将其分发8/4/2次给通道0/通道0~1/通道0~3，从而实现向下兼容1/2/4通道，8通道不需要做通道分发，每个通道发送1个字符即可。</w:t>
      </w:r>
    </w:p>
    <w:p>
      <w:pPr>
        <w:pStyle w:val="46"/>
        <w:snapToGrid w:val="0"/>
        <w:spacing w:line="360" w:lineRule="auto"/>
        <w:rPr>
          <w:rFonts w:ascii="Times New Roman" w:hAnsi="Times New Roman" w:eastAsiaTheme="minorEastAsia"/>
        </w:rPr>
      </w:pPr>
      <w:r>
        <w:rPr>
          <w:rFonts w:ascii="Times New Roman" w:hAnsi="Times New Roman" w:eastAsiaTheme="minorEastAsia"/>
        </w:rPr>
        <w:t>通道合并是通道分发的逆过程，需要注意利用COM字符将字符序列还原为</w:t>
      </w:r>
      <w:r>
        <w:rPr>
          <w:rFonts w:hint="eastAsia" w:ascii="Times New Roman" w:hAnsi="Times New Roman" w:eastAsiaTheme="minorEastAsia"/>
        </w:rPr>
        <w:t>发送端</w:t>
      </w:r>
      <w:r>
        <w:rPr>
          <w:rFonts w:ascii="Times New Roman" w:hAnsi="Times New Roman" w:eastAsiaTheme="minorEastAsia"/>
        </w:rPr>
        <w:t>发出时的字符的排列顺序。</w:t>
      </w:r>
    </w:p>
    <w:p>
      <w:pPr>
        <w:pStyle w:val="46"/>
        <w:numPr>
          <w:ilvl w:val="2"/>
          <w:numId w:val="2"/>
        </w:numPr>
        <w:snapToGrid w:val="0"/>
        <w:spacing w:line="360" w:lineRule="auto"/>
        <w:ind w:firstLineChars="0"/>
        <w:rPr>
          <w:rFonts w:ascii="Times New Roman" w:hAnsi="Times New Roman" w:eastAsia="黑体"/>
        </w:rPr>
      </w:pPr>
      <w:bookmarkStart w:id="21" w:name="_Toc124589804"/>
      <w:r>
        <w:rPr>
          <w:rFonts w:hint="eastAsia" w:ascii="Times New Roman" w:hAnsi="Times New Roman" w:eastAsia="黑体"/>
        </w:rPr>
        <w:t>链路层</w:t>
      </w:r>
      <w:r>
        <w:rPr>
          <w:rFonts w:ascii="Times New Roman" w:hAnsi="Times New Roman" w:eastAsia="黑体"/>
        </w:rPr>
        <w:t>/物理层互联接口</w:t>
      </w:r>
      <w:bookmarkEnd w:id="21"/>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链路层</w:t>
      </w:r>
      <w:r>
        <w:rPr>
          <w:rFonts w:ascii="Times New Roman" w:hAnsi="Times New Roman" w:eastAsiaTheme="minorEastAsia"/>
        </w:rPr>
        <w:t>/物理层接口如下表</w:t>
      </w:r>
      <w:r>
        <w:rPr>
          <w:rFonts w:hint="eastAsia" w:ascii="Times New Roman" w:hAnsi="Times New Roman" w:eastAsiaTheme="minorEastAsia"/>
        </w:rPr>
        <w:t>所示</w:t>
      </w:r>
      <w:r>
        <w:rPr>
          <w:rFonts w:ascii="Times New Roman" w:hAnsi="Times New Roman" w:eastAsiaTheme="minorEastAsia"/>
        </w:rPr>
        <w:t>：</w:t>
      </w:r>
    </w:p>
    <w:tbl>
      <w:tblPr>
        <w:tblStyle w:val="34"/>
        <w:tblW w:w="0" w:type="auto"/>
        <w:tblInd w:w="0" w:type="dxa"/>
        <w:tblLayout w:type="autofit"/>
        <w:tblCellMar>
          <w:top w:w="15" w:type="dxa"/>
          <w:left w:w="15" w:type="dxa"/>
          <w:bottom w:w="15" w:type="dxa"/>
          <w:right w:w="15" w:type="dxa"/>
        </w:tblCellMar>
      </w:tblPr>
      <w:tblGrid>
        <w:gridCol w:w="2019"/>
        <w:gridCol w:w="7083"/>
      </w:tblGrid>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pPr>
              <w:widowControl/>
              <w:spacing w:line="300" w:lineRule="atLeast"/>
              <w:jc w:val="center"/>
              <w:textAlignment w:val="center"/>
              <w:rPr>
                <w:rFonts w:ascii="Arial" w:hAnsi="Arial" w:eastAsia="Arial" w:cs="Arial"/>
                <w:color w:val="000000"/>
                <w:szCs w:val="21"/>
              </w:rPr>
            </w:pPr>
            <w:r>
              <w:rPr>
                <w:rFonts w:ascii="Arial" w:hAnsi="Arial" w:eastAsia="Arial" w:cs="Arial"/>
                <w:color w:val="000000"/>
                <w:kern w:val="0"/>
                <w:szCs w:val="21"/>
              </w:rPr>
              <w:t>信号命名</w:t>
            </w:r>
          </w:p>
        </w:tc>
        <w:tc>
          <w:tcPr>
            <w:tcW w:w="7361" w:type="dxa"/>
            <w:tcBorders>
              <w:top w:val="single" w:color="1F2329" w:sz="6" w:space="0"/>
              <w:left w:val="single" w:color="1F2329" w:sz="6" w:space="0"/>
              <w:bottom w:val="single" w:color="1F2329" w:sz="6" w:space="0"/>
              <w:right w:val="single" w:color="1F2329" w:sz="6" w:space="0"/>
            </w:tcBorders>
            <w:vAlign w:val="center"/>
          </w:tcPr>
          <w:p>
            <w:pPr>
              <w:widowControl/>
              <w:spacing w:line="300" w:lineRule="atLeast"/>
              <w:jc w:val="center"/>
              <w:textAlignment w:val="center"/>
              <w:rPr>
                <w:rFonts w:ascii="Arial" w:hAnsi="Arial" w:eastAsia="Arial" w:cs="Arial"/>
                <w:color w:val="000000"/>
                <w:szCs w:val="21"/>
              </w:rPr>
            </w:pPr>
            <w:r>
              <w:rPr>
                <w:rFonts w:ascii="Arial" w:hAnsi="Arial" w:eastAsia="Arial" w:cs="Arial"/>
                <w:color w:val="000000"/>
                <w:kern w:val="0"/>
                <w:szCs w:val="21"/>
              </w:rPr>
              <w:t>信号功能描述</w:t>
            </w:r>
          </w:p>
        </w:tc>
      </w:tr>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link2phy_valid[0:0]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发送侧，链路层</w:t>
            </w:r>
            <w:r>
              <w:t>向物理层指示link2phy_data/link2phy_dk上的数据有效</w:t>
            </w:r>
          </w:p>
        </w:tc>
      </w:tr>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phy2link_rdy[0:0]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w:t>
            </w:r>
            <w:r>
              <w:t>物理层向</w:t>
            </w:r>
            <w:r>
              <w:rPr>
                <w:rFonts w:hint="eastAsia"/>
              </w:rPr>
              <w:t>链路层</w:t>
            </w:r>
            <w:r>
              <w:t>指示可以接收数据，使用valid-rdy握手机制传递数据</w:t>
            </w:r>
          </w:p>
        </w:tc>
      </w:tr>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link2phy_data[1023:0]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发送侧，链路层</w:t>
            </w:r>
            <w:r>
              <w:t>向物理层传递的数据流</w:t>
            </w:r>
            <w:r>
              <w:rPr>
                <w:rFonts w:hint="eastAsia"/>
              </w:rPr>
              <w:t>，每个通道128bit，共8个通道</w:t>
            </w:r>
          </w:p>
        </w:tc>
      </w:tr>
      <w:tr>
        <w:tblPrEx>
          <w:tblCellMar>
            <w:top w:w="15" w:type="dxa"/>
            <w:left w:w="15" w:type="dxa"/>
            <w:bottom w:w="15" w:type="dxa"/>
            <w:right w:w="15" w:type="dxa"/>
          </w:tblCellMar>
        </w:tblPrEx>
        <w:trPr>
          <w:trHeight w:val="88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link2phy_dk[7:0]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发送侧，链路层</w:t>
            </w:r>
            <w:r>
              <w:t>向物理层传递的数据流</w:t>
            </w:r>
            <w:r>
              <w:rPr>
                <w:rFonts w:hint="eastAsia"/>
              </w:rPr>
              <w:t>的</w:t>
            </w:r>
            <w:r>
              <w:t>控制字符/数据字符标记</w:t>
            </w:r>
            <w:r>
              <w:rPr>
                <w:rFonts w:hint="eastAsia"/>
              </w:rPr>
              <w:t>，每个通道1bit，共8个通道</w:t>
            </w:r>
          </w:p>
          <w:p>
            <w:r>
              <w:t>1'b0：控制字符</w:t>
            </w:r>
          </w:p>
          <w:p>
            <w:r>
              <w:t>1'b1：数据字符</w:t>
            </w:r>
          </w:p>
        </w:tc>
      </w:tr>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phy2link_valid[0:0]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物理层向</w:t>
            </w:r>
            <w:r>
              <w:rPr>
                <w:rFonts w:hint="eastAsia"/>
              </w:rPr>
              <w:t>链路层</w:t>
            </w:r>
            <w:r>
              <w:t>指示phy2link_data/phy2link_dk上的数据有效</w:t>
            </w:r>
          </w:p>
        </w:tc>
      </w:tr>
      <w:tr>
        <w:tblPrEx>
          <w:tblCellMar>
            <w:top w:w="15" w:type="dxa"/>
            <w:left w:w="15" w:type="dxa"/>
            <w:bottom w:w="15" w:type="dxa"/>
            <w:right w:w="15" w:type="dxa"/>
          </w:tblCellMar>
        </w:tblPrEx>
        <w:trPr>
          <w:trHeight w:val="40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phy2link_data[1023:0]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物理层向</w:t>
            </w:r>
            <w:r>
              <w:rPr>
                <w:rFonts w:hint="eastAsia"/>
              </w:rPr>
              <w:t>链路层</w:t>
            </w:r>
            <w:r>
              <w:t>传递的数据流</w:t>
            </w:r>
            <w:r>
              <w:rPr>
                <w:rFonts w:hint="eastAsia"/>
              </w:rPr>
              <w:t>，每个通道128bit，共8个通道</w:t>
            </w:r>
          </w:p>
        </w:tc>
      </w:tr>
      <w:tr>
        <w:tblPrEx>
          <w:tblCellMar>
            <w:top w:w="15" w:type="dxa"/>
            <w:left w:w="15" w:type="dxa"/>
            <w:bottom w:w="15" w:type="dxa"/>
            <w:right w:w="15" w:type="dxa"/>
          </w:tblCellMar>
        </w:tblPrEx>
        <w:trPr>
          <w:trHeight w:val="885" w:hRule="atLeast"/>
        </w:trPr>
        <w:tc>
          <w:tcPr>
            <w:tcW w:w="2023" w:type="dxa"/>
            <w:tcBorders>
              <w:top w:val="single" w:color="1F2329" w:sz="6" w:space="0"/>
              <w:left w:val="single" w:color="1F2329" w:sz="6" w:space="0"/>
              <w:bottom w:val="single" w:color="1F2329" w:sz="6" w:space="0"/>
              <w:right w:val="single" w:color="1F2329" w:sz="6" w:space="0"/>
            </w:tcBorders>
            <w:vAlign w:val="center"/>
          </w:tcPr>
          <w:p>
            <w:r>
              <w:t>phy2link_dk[7:0]</w:t>
            </w:r>
          </w:p>
        </w:tc>
        <w:tc>
          <w:tcPr>
            <w:tcW w:w="7361" w:type="dxa"/>
            <w:tcBorders>
              <w:top w:val="single" w:color="1F2329" w:sz="6" w:space="0"/>
              <w:left w:val="single" w:color="1F2329" w:sz="6" w:space="0"/>
              <w:bottom w:val="single" w:color="1F2329" w:sz="6" w:space="0"/>
              <w:right w:val="single" w:color="1F2329" w:sz="6" w:space="0"/>
            </w:tcBorders>
            <w:vAlign w:val="center"/>
          </w:tcPr>
          <w:p>
            <w:r>
              <w:rPr>
                <w:rFonts w:hint="eastAsia"/>
              </w:rPr>
              <w:t>接收侧，</w:t>
            </w:r>
            <w:r>
              <w:t>物理层向</w:t>
            </w:r>
            <w:r>
              <w:rPr>
                <w:rFonts w:hint="eastAsia"/>
              </w:rPr>
              <w:t>链路层</w:t>
            </w:r>
            <w:r>
              <w:t>传递的数据流</w:t>
            </w:r>
            <w:r>
              <w:rPr>
                <w:rFonts w:hint="eastAsia"/>
              </w:rPr>
              <w:t>的</w:t>
            </w:r>
            <w:r>
              <w:t>控制字符/数据字符标记</w:t>
            </w:r>
            <w:r>
              <w:rPr>
                <w:rFonts w:hint="eastAsia"/>
              </w:rPr>
              <w:t>，每个通道1bit，共8个通道</w:t>
            </w:r>
          </w:p>
          <w:p>
            <w:r>
              <w:t>1'b0：控制字符</w:t>
            </w:r>
          </w:p>
          <w:p>
            <w:r>
              <w:t>1'b1：数据字符</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表6-</w:t>
      </w:r>
      <w:r>
        <w:rPr>
          <w:rFonts w:ascii="宋体" w:hAnsi="宋体"/>
          <w:sz w:val="18"/>
          <w:szCs w:val="21"/>
        </w:rPr>
        <w:t>6</w:t>
      </w:r>
      <w:r>
        <w:rPr>
          <w:rFonts w:hint="eastAsia" w:ascii="宋体" w:hAnsi="宋体"/>
          <w:sz w:val="18"/>
          <w:szCs w:val="21"/>
        </w:rPr>
        <w:t xml:space="preserve"> 链路层/物理层互联接口</w:t>
      </w:r>
    </w:p>
    <w:p>
      <w:pPr>
        <w:tabs>
          <w:tab w:val="center" w:pos="4201"/>
          <w:tab w:val="right" w:leader="dot" w:pos="9298"/>
        </w:tabs>
        <w:autoSpaceDE w:val="0"/>
        <w:autoSpaceDN w:val="0"/>
        <w:jc w:val="center"/>
      </w:pPr>
    </w:p>
    <w:p>
      <w:pPr>
        <w:tabs>
          <w:tab w:val="center" w:pos="4201"/>
          <w:tab w:val="right" w:leader="dot" w:pos="9298"/>
        </w:tabs>
        <w:autoSpaceDE w:val="0"/>
        <w:autoSpaceDN w:val="0"/>
        <w:ind w:firstLine="420" w:firstLineChars="200"/>
      </w:pPr>
      <w:r>
        <w:rPr>
          <w:rFonts w:hint="eastAsia"/>
        </w:rPr>
        <w:t>链路适配</w:t>
      </w:r>
      <w:r>
        <w:t>到物理层接口时序举例如下</w:t>
      </w:r>
      <w:r>
        <w:rPr>
          <w:rFonts w:hint="eastAsia"/>
        </w:rPr>
        <w:t>图所示</w:t>
      </w:r>
      <w:r>
        <w:t>：</w:t>
      </w:r>
    </w:p>
    <w:p>
      <w:pPr>
        <w:widowControl/>
        <w:jc w:val="left"/>
      </w:pPr>
      <w:r>
        <w:rPr>
          <w:rFonts w:ascii="宋体" w:hAnsi="宋体" w:cs="宋体"/>
          <w:kern w:val="0"/>
          <w:sz w:val="24"/>
        </w:rPr>
        <w:drawing>
          <wp:inline distT="0" distB="0" distL="0" distR="0">
            <wp:extent cx="5760720" cy="175768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720" cy="175768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图6-</w:t>
      </w:r>
      <w:r>
        <w:rPr>
          <w:rFonts w:ascii="宋体" w:hAnsi="宋体"/>
          <w:sz w:val="18"/>
          <w:szCs w:val="21"/>
        </w:rPr>
        <w:t>7</w:t>
      </w:r>
      <w:r>
        <w:rPr>
          <w:rFonts w:hint="eastAsia" w:ascii="宋体" w:hAnsi="宋体"/>
          <w:sz w:val="18"/>
          <w:szCs w:val="21"/>
        </w:rPr>
        <w:t xml:space="preserve"> 链路适配</w:t>
      </w:r>
      <w:r>
        <w:rPr>
          <w:rFonts w:ascii="宋体" w:hAnsi="宋体"/>
          <w:sz w:val="18"/>
          <w:szCs w:val="21"/>
        </w:rPr>
        <w:t>到物理层接口时序</w:t>
      </w:r>
    </w:p>
    <w:p>
      <w:pPr>
        <w:tabs>
          <w:tab w:val="center" w:pos="4201"/>
          <w:tab w:val="right" w:leader="dot" w:pos="9298"/>
        </w:tabs>
        <w:autoSpaceDE w:val="0"/>
        <w:autoSpaceDN w:val="0"/>
        <w:jc w:val="center"/>
      </w:pPr>
    </w:p>
    <w:p>
      <w:pPr>
        <w:tabs>
          <w:tab w:val="center" w:pos="4201"/>
          <w:tab w:val="right" w:leader="dot" w:pos="9298"/>
        </w:tabs>
        <w:autoSpaceDE w:val="0"/>
        <w:autoSpaceDN w:val="0"/>
        <w:ind w:firstLine="420" w:firstLineChars="200"/>
      </w:pPr>
      <w:r>
        <w:t>物理层到</w:t>
      </w:r>
      <w:r>
        <w:rPr>
          <w:rFonts w:hint="eastAsia"/>
        </w:rPr>
        <w:t>链路适配</w:t>
      </w:r>
      <w:r>
        <w:t>接口时序举例如下</w:t>
      </w:r>
      <w:r>
        <w:rPr>
          <w:rFonts w:hint="eastAsia"/>
        </w:rPr>
        <w:t>图所示</w:t>
      </w:r>
      <w:r>
        <w:t>：</w:t>
      </w:r>
    </w:p>
    <w:p>
      <w:pPr>
        <w:widowControl/>
        <w:jc w:val="left"/>
      </w:pPr>
      <w:r>
        <w:rPr>
          <w:rFonts w:ascii="宋体" w:hAnsi="宋体" w:cs="宋体"/>
          <w:kern w:val="0"/>
          <w:sz w:val="24"/>
        </w:rPr>
        <w:drawing>
          <wp:inline distT="0" distB="0" distL="0" distR="0">
            <wp:extent cx="5760720" cy="1381125"/>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720" cy="1381125"/>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图6-</w:t>
      </w:r>
      <w:r>
        <w:rPr>
          <w:rFonts w:ascii="宋体" w:hAnsi="宋体"/>
          <w:sz w:val="18"/>
          <w:szCs w:val="21"/>
        </w:rPr>
        <w:t>8</w:t>
      </w:r>
      <w:r>
        <w:rPr>
          <w:rFonts w:hint="eastAsia" w:ascii="宋体" w:hAnsi="宋体"/>
          <w:sz w:val="18"/>
          <w:szCs w:val="21"/>
        </w:rPr>
        <w:t xml:space="preserve"> </w:t>
      </w:r>
      <w:r>
        <w:rPr>
          <w:rFonts w:ascii="宋体" w:hAnsi="宋体"/>
          <w:sz w:val="18"/>
          <w:szCs w:val="21"/>
        </w:rPr>
        <w:t>物理层到</w:t>
      </w:r>
      <w:r>
        <w:rPr>
          <w:rFonts w:hint="eastAsia" w:ascii="宋体" w:hAnsi="宋体"/>
          <w:sz w:val="18"/>
          <w:szCs w:val="21"/>
        </w:rPr>
        <w:t>链路适配</w:t>
      </w:r>
      <w:r>
        <w:rPr>
          <w:rFonts w:ascii="宋体" w:hAnsi="宋体"/>
          <w:sz w:val="18"/>
          <w:szCs w:val="21"/>
        </w:rPr>
        <w:t>接口时序</w:t>
      </w:r>
    </w:p>
    <w:p>
      <w:pPr>
        <w:tabs>
          <w:tab w:val="center" w:pos="4201"/>
          <w:tab w:val="right" w:leader="dot" w:pos="9298"/>
        </w:tabs>
        <w:autoSpaceDE w:val="0"/>
        <w:autoSpaceDN w:val="0"/>
        <w:jc w:val="center"/>
        <w:rPr>
          <w:rFonts w:ascii="宋体" w:hAnsi="宋体"/>
          <w:sz w:val="18"/>
          <w:szCs w:val="21"/>
        </w:rPr>
      </w:pPr>
    </w:p>
    <w:p>
      <w:pPr>
        <w:pStyle w:val="46"/>
        <w:numPr>
          <w:ilvl w:val="2"/>
          <w:numId w:val="2"/>
        </w:numPr>
        <w:snapToGrid w:val="0"/>
        <w:spacing w:line="360" w:lineRule="auto"/>
        <w:ind w:firstLineChars="0"/>
        <w:rPr>
          <w:rFonts w:ascii="Times New Roman" w:hAnsi="Times New Roman" w:eastAsia="黑体"/>
        </w:rPr>
      </w:pPr>
      <w:bookmarkStart w:id="22" w:name="_Toc124589805"/>
      <w:bookmarkStart w:id="23" w:name="_Toc11394"/>
      <w:r>
        <w:rPr>
          <w:rFonts w:ascii="Times New Roman" w:hAnsi="Times New Roman" w:eastAsia="黑体"/>
        </w:rPr>
        <w:t>链路数据流举例</w:t>
      </w:r>
      <w:bookmarkEnd w:id="22"/>
      <w:bookmarkEnd w:id="23"/>
    </w:p>
    <w:p>
      <w:pPr>
        <w:pStyle w:val="46"/>
        <w:snapToGrid w:val="0"/>
        <w:spacing w:line="360" w:lineRule="auto"/>
        <w:rPr>
          <w:rFonts w:ascii="Times New Roman" w:hAnsi="Times New Roman" w:eastAsiaTheme="minorEastAsia"/>
        </w:rPr>
      </w:pPr>
      <w:r>
        <w:rPr>
          <w:rFonts w:ascii="Times New Roman" w:hAnsi="Times New Roman" w:eastAsiaTheme="minorEastAsia"/>
        </w:rPr>
        <w:t>链路数据流可以是任意协议层包/链路层包/8个通道的IDL字符/8个通道的COM字符组合，</w:t>
      </w:r>
      <w:r>
        <w:rPr>
          <w:rFonts w:hint="eastAsia" w:ascii="Times New Roman" w:hAnsi="Times New Roman" w:eastAsiaTheme="minorEastAsia"/>
        </w:rPr>
        <w:t>若工作于兼容AXI4.0模式或原生模式，</w:t>
      </w:r>
      <w:r>
        <w:rPr>
          <w:rFonts w:ascii="Times New Roman" w:hAnsi="Times New Roman" w:eastAsiaTheme="minorEastAsia"/>
        </w:rPr>
        <w:t>协议层包包长为128字节整数倍，最大长度是640字节，如下</w:t>
      </w:r>
      <w:r>
        <w:rPr>
          <w:rFonts w:hint="eastAsia" w:ascii="Times New Roman" w:hAnsi="Times New Roman" w:eastAsiaTheme="minorEastAsia"/>
        </w:rPr>
        <w:t>图</w:t>
      </w:r>
      <w:r>
        <w:rPr>
          <w:rFonts w:ascii="Times New Roman" w:hAnsi="Times New Roman" w:eastAsiaTheme="minorEastAsia"/>
        </w:rPr>
        <w:t>举例中协议层包A是640字节，协议层包B是256字节，协议层包C是128字节，协议层包D是384字节，协议层包E是512字节</w:t>
      </w:r>
      <w:r>
        <w:rPr>
          <w:rFonts w:hint="eastAsia" w:ascii="Times New Roman" w:hAnsi="Times New Roman" w:eastAsiaTheme="minorEastAsia"/>
        </w:rPr>
        <w:t>；若工作于兼容CXL3.0 Standard 256B Flit模式，协议层包包长固定为256字节。</w:t>
      </w:r>
      <w:r>
        <w:rPr>
          <w:rFonts w:ascii="Times New Roman" w:hAnsi="Times New Roman" w:eastAsiaTheme="minorEastAsia"/>
        </w:rPr>
        <w:t>1个链路层包占用的带宽和</w:t>
      </w:r>
      <w:r>
        <w:rPr>
          <w:rFonts w:hint="eastAsia" w:ascii="Times New Roman" w:hAnsi="Times New Roman" w:eastAsiaTheme="minorEastAsia"/>
        </w:rPr>
        <w:t>1个包长为</w:t>
      </w:r>
      <w:r>
        <w:rPr>
          <w:rFonts w:ascii="Times New Roman" w:hAnsi="Times New Roman" w:eastAsiaTheme="minorEastAsia"/>
        </w:rPr>
        <w:t>128字节的协议层包相等</w:t>
      </w:r>
      <w:r>
        <w:rPr>
          <w:rFonts w:hint="eastAsia" w:ascii="Times New Roman" w:hAnsi="Times New Roman" w:eastAsiaTheme="minorEastAsia"/>
        </w:rPr>
        <w:t>。</w:t>
      </w:r>
      <w:r>
        <w:rPr>
          <w:rFonts w:ascii="Times New Roman" w:hAnsi="Times New Roman" w:eastAsiaTheme="minorEastAsia"/>
        </w:rPr>
        <w:t>COM字符发送周期可配，IDL字符用于填充链路空闲带宽。</w:t>
      </w:r>
    </w:p>
    <w:tbl>
      <w:tblPr>
        <w:tblStyle w:val="34"/>
        <w:tblW w:w="9418" w:type="dxa"/>
        <w:tblInd w:w="0" w:type="dxa"/>
        <w:tblLayout w:type="autofit"/>
        <w:tblCellMar>
          <w:top w:w="15" w:type="dxa"/>
          <w:left w:w="15" w:type="dxa"/>
          <w:bottom w:w="15" w:type="dxa"/>
          <w:right w:w="15" w:type="dxa"/>
        </w:tblCellMar>
      </w:tblPr>
      <w:tblGrid>
        <w:gridCol w:w="567"/>
        <w:gridCol w:w="569"/>
        <w:gridCol w:w="579"/>
        <w:gridCol w:w="570"/>
        <w:gridCol w:w="569"/>
        <w:gridCol w:w="540"/>
        <w:gridCol w:w="540"/>
        <w:gridCol w:w="540"/>
        <w:gridCol w:w="540"/>
        <w:gridCol w:w="540"/>
        <w:gridCol w:w="540"/>
        <w:gridCol w:w="540"/>
        <w:gridCol w:w="541"/>
        <w:gridCol w:w="541"/>
        <w:gridCol w:w="558"/>
        <w:gridCol w:w="573"/>
        <w:gridCol w:w="571"/>
      </w:tblGrid>
      <w:tr>
        <w:tblPrEx>
          <w:tblCellMar>
            <w:top w:w="15" w:type="dxa"/>
            <w:left w:w="15" w:type="dxa"/>
            <w:bottom w:w="15" w:type="dxa"/>
            <w:right w:w="15" w:type="dxa"/>
          </w:tblCellMar>
        </w:tblPrEx>
        <w:trPr>
          <w:trHeight w:val="362"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rPr>
              <w:t>通道</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0</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2</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3</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4</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5</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6</w:t>
            </w:r>
          </w:p>
        </w:tc>
        <w:tc>
          <w:tcPr>
            <w:tcW w:w="0" w:type="auto"/>
            <w:gridSpan w:val="2"/>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7</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b/>
                <w:bCs/>
                <w:color w:val="000000"/>
                <w:kern w:val="0"/>
                <w:sz w:val="16"/>
                <w:szCs w:val="16"/>
              </w:rPr>
              <w:t>Byte</w:t>
            </w:r>
          </w:p>
        </w:tc>
        <w:tc>
          <w:tcPr>
            <w:tcW w:w="569"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0</w:t>
            </w:r>
          </w:p>
        </w:tc>
        <w:tc>
          <w:tcPr>
            <w:tcW w:w="579"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w:t>
            </w:r>
          </w:p>
        </w:tc>
        <w:tc>
          <w:tcPr>
            <w:tcW w:w="57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16</w:t>
            </w:r>
          </w:p>
        </w:tc>
        <w:tc>
          <w:tcPr>
            <w:tcW w:w="569"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24</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32</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40</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48</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56</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64</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72</w:t>
            </w:r>
          </w:p>
        </w:tc>
        <w:tc>
          <w:tcPr>
            <w:tcW w:w="540"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80</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88</w:t>
            </w:r>
          </w:p>
        </w:tc>
        <w:tc>
          <w:tcPr>
            <w:tcW w:w="541"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96</w:t>
            </w:r>
          </w:p>
        </w:tc>
        <w:tc>
          <w:tcPr>
            <w:tcW w:w="558"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104</w:t>
            </w:r>
          </w:p>
        </w:tc>
        <w:tc>
          <w:tcPr>
            <w:tcW w:w="573"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112</w:t>
            </w:r>
          </w:p>
        </w:tc>
        <w:tc>
          <w:tcPr>
            <w:tcW w:w="571" w:type="dxa"/>
            <w:tcBorders>
              <w:top w:val="single" w:color="DEE0E3" w:sz="6" w:space="0"/>
              <w:left w:val="single" w:color="DEE0E3" w:sz="6" w:space="0"/>
              <w:bottom w:val="single" w:color="DEE0E3" w:sz="6" w:space="0"/>
              <w:right w:val="single" w:color="DEE0E3"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120</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DEE0E3"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协议层包B</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协议层包B</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jc w:val="cente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300" w:lineRule="atLeast"/>
              <w:jc w:val="center"/>
              <w:textAlignment w:val="center"/>
              <w:rPr>
                <w:rFonts w:ascii="Arial" w:hAnsi="Arial" w:cs="Arial"/>
                <w:color w:val="000000"/>
                <w:sz w:val="16"/>
                <w:szCs w:val="16"/>
              </w:rPr>
            </w:pPr>
            <w:r>
              <w:rPr>
                <w:rFonts w:hint="eastAsia" w:ascii="Arial" w:hAnsi="Arial" w:cs="Arial"/>
                <w:color w:val="000000"/>
                <w:sz w:val="16"/>
                <w:szCs w:val="16"/>
              </w:rPr>
              <w:t>链路层包A</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协议层包C</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COM</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协议层包D</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协议层包D</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协议层包D</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协议层包E</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协议层包E</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0" w:type="auto"/>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协议层包E</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协议层包E</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vAlign w:val="center"/>
          </w:tcPr>
          <w:p>
            <w:pPr>
              <w:rPr>
                <w:rFonts w:ascii="Arial" w:hAnsi="Arial" w:eastAsia="Arial" w:cs="Arial"/>
                <w:color w:val="000000"/>
                <w:sz w:val="16"/>
                <w:szCs w:val="16"/>
              </w:rPr>
            </w:pPr>
          </w:p>
        </w:tc>
        <w:tc>
          <w:tcPr>
            <w:tcW w:w="8851" w:type="dxa"/>
            <w:gridSpan w:val="16"/>
            <w:tcBorders>
              <w:top w:val="single" w:color="1F2329" w:sz="6" w:space="0"/>
              <w:left w:val="single" w:color="1F2329" w:sz="6" w:space="0"/>
              <w:bottom w:val="single" w:color="1F2329" w:sz="6" w:space="0"/>
              <w:right w:val="single" w:color="1F2329" w:sz="6" w:space="0"/>
            </w:tcBorders>
            <w:vAlign w:val="center"/>
          </w:tcPr>
          <w:p>
            <w:pPr>
              <w:widowControl/>
              <w:spacing w:line="300" w:lineRule="atLeast"/>
              <w:jc w:val="center"/>
              <w:textAlignment w:val="center"/>
              <w:rPr>
                <w:rFonts w:ascii="Arial" w:hAnsi="Arial" w:cs="Arial"/>
                <w:color w:val="000000"/>
                <w:sz w:val="16"/>
                <w:szCs w:val="16"/>
              </w:rPr>
            </w:pPr>
            <w:r>
              <w:rPr>
                <w:rFonts w:hint="eastAsia" w:ascii="Arial" w:hAnsi="Arial" w:cs="Arial"/>
                <w:color w:val="000000"/>
                <w:sz w:val="16"/>
                <w:szCs w:val="16"/>
              </w:rPr>
              <w:t>链路层包B</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r>
        <w:tblPrEx>
          <w:tblCellMar>
            <w:top w:w="15" w:type="dxa"/>
            <w:left w:w="15" w:type="dxa"/>
            <w:bottom w:w="15" w:type="dxa"/>
            <w:right w:w="15" w:type="dxa"/>
          </w:tblCellMar>
        </w:tblPrEx>
        <w:trPr>
          <w:trHeight w:val="403"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r>
        <w:tblPrEx>
          <w:tblCellMar>
            <w:top w:w="15" w:type="dxa"/>
            <w:left w:w="15" w:type="dxa"/>
            <w:bottom w:w="15" w:type="dxa"/>
            <w:right w:w="15" w:type="dxa"/>
          </w:tblCellMar>
        </w:tblPrEx>
        <w:trPr>
          <w:trHeight w:val="416" w:hRule="atLeast"/>
        </w:trPr>
        <w:tc>
          <w:tcPr>
            <w:tcW w:w="567" w:type="dxa"/>
            <w:tcBorders>
              <w:top w:val="single" w:color="DEE0E3" w:sz="6" w:space="0"/>
              <w:left w:val="single" w:color="DEE0E3" w:sz="6" w:space="0"/>
              <w:bottom w:val="single" w:color="DEE0E3" w:sz="6" w:space="0"/>
              <w:right w:val="single" w:color="DEE0E3" w:sz="6" w:space="0"/>
            </w:tcBorders>
            <w:shd w:val="clear" w:color="auto" w:fill="auto"/>
            <w:vAlign w:val="center"/>
          </w:tcPr>
          <w:p>
            <w:pPr>
              <w:rPr>
                <w:rFonts w:ascii="Arial" w:hAnsi="Arial" w:eastAsia="Arial" w:cs="Arial"/>
                <w:color w:val="000000"/>
                <w:sz w:val="16"/>
                <w:szCs w:val="16"/>
              </w:rPr>
            </w:pP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c>
          <w:tcPr>
            <w:tcW w:w="0" w:type="auto"/>
            <w:gridSpan w:val="2"/>
            <w:tcBorders>
              <w:top w:val="single" w:color="1F2329" w:sz="6" w:space="0"/>
              <w:left w:val="single" w:color="1F2329" w:sz="6" w:space="0"/>
              <w:bottom w:val="single" w:color="1F2329" w:sz="6" w:space="0"/>
              <w:right w:val="single" w:color="1F2329" w:sz="6" w:space="0"/>
            </w:tcBorders>
            <w:shd w:val="clear" w:color="auto" w:fill="FFFFFF"/>
            <w:vAlign w:val="center"/>
          </w:tcPr>
          <w:p>
            <w:pPr>
              <w:widowControl/>
              <w:spacing w:line="270" w:lineRule="atLeast"/>
              <w:jc w:val="center"/>
              <w:textAlignment w:val="center"/>
              <w:rPr>
                <w:rFonts w:ascii="Arial" w:hAnsi="Arial" w:eastAsia="Arial" w:cs="Arial"/>
                <w:color w:val="000000"/>
                <w:sz w:val="16"/>
                <w:szCs w:val="16"/>
              </w:rPr>
            </w:pPr>
            <w:r>
              <w:rPr>
                <w:rFonts w:ascii="Arial" w:hAnsi="Arial" w:eastAsia="Arial" w:cs="Arial"/>
                <w:color w:val="000000"/>
                <w:kern w:val="0"/>
                <w:sz w:val="16"/>
                <w:szCs w:val="16"/>
              </w:rPr>
              <w:t>IDL</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表6-</w:t>
      </w:r>
      <w:r>
        <w:rPr>
          <w:rFonts w:ascii="宋体" w:hAnsi="宋体"/>
          <w:sz w:val="18"/>
          <w:szCs w:val="21"/>
        </w:rPr>
        <w:t>9</w:t>
      </w:r>
      <w:r>
        <w:rPr>
          <w:rFonts w:hint="eastAsia" w:ascii="宋体" w:hAnsi="宋体"/>
          <w:sz w:val="18"/>
          <w:szCs w:val="21"/>
        </w:rPr>
        <w:t xml:space="preserve"> 链路数据流举例（8通道模式）</w:t>
      </w:r>
    </w:p>
    <w:p>
      <w:pPr>
        <w:tabs>
          <w:tab w:val="center" w:pos="4201"/>
          <w:tab w:val="right" w:leader="dot" w:pos="9298"/>
        </w:tabs>
        <w:autoSpaceDE w:val="0"/>
        <w:autoSpaceDN w:val="0"/>
        <w:jc w:val="center"/>
      </w:pPr>
    </w:p>
    <w:p>
      <w:pPr>
        <w:pStyle w:val="52"/>
        <w:numPr>
          <w:ilvl w:val="0"/>
          <w:numId w:val="2"/>
        </w:numPr>
        <w:snapToGrid w:val="0"/>
        <w:spacing w:before="240" w:after="240" w:line="360" w:lineRule="auto"/>
        <w:rPr>
          <w:rFonts w:ascii="Times New Roman"/>
        </w:rPr>
      </w:pPr>
      <w:bookmarkStart w:id="24" w:name="_Toc127911848"/>
      <w:bookmarkStart w:id="25" w:name="_Toc124589806"/>
      <w:r>
        <w:rPr>
          <w:rFonts w:hint="eastAsia" w:ascii="Times New Roman"/>
        </w:rPr>
        <w:t>链路训练状态机LTSM（Link Training State Machine）</w:t>
      </w:r>
      <w:bookmarkEnd w:id="24"/>
      <w:bookmarkEnd w:id="25"/>
    </w:p>
    <w:p>
      <w:pPr>
        <w:pStyle w:val="46"/>
        <w:numPr>
          <w:ilvl w:val="1"/>
          <w:numId w:val="2"/>
        </w:numPr>
        <w:snapToGrid w:val="0"/>
        <w:spacing w:before="120" w:beforeLines="50" w:after="120" w:afterLines="50" w:line="360" w:lineRule="auto"/>
        <w:ind w:firstLineChars="0"/>
        <w:rPr>
          <w:rFonts w:eastAsia="黑体"/>
        </w:rPr>
      </w:pPr>
      <w:bookmarkStart w:id="26" w:name="_Toc124589807"/>
      <w:r>
        <w:rPr>
          <w:rFonts w:hint="eastAsia" w:eastAsia="黑体"/>
        </w:rPr>
        <w:t>概述</w:t>
      </w:r>
      <w:bookmarkEnd w:id="26"/>
    </w:p>
    <w:p>
      <w:pPr>
        <w:pStyle w:val="46"/>
        <w:snapToGrid w:val="0"/>
        <w:spacing w:line="360" w:lineRule="auto"/>
        <w:rPr>
          <w:rFonts w:ascii="Times New Roman" w:hAnsi="Times New Roman" w:eastAsiaTheme="minorEastAsia"/>
        </w:rPr>
      </w:pPr>
      <w:bookmarkStart w:id="27" w:name="_Hlk114845555"/>
      <w:r>
        <w:rPr>
          <w:rFonts w:hint="eastAsia" w:ascii="Times New Roman" w:hAnsi="Times New Roman" w:eastAsiaTheme="minorEastAsia"/>
        </w:rPr>
        <w:t>LTSM主要用于D2D接口在建链过程中的状态控制，当发起建链后将进行状态的跳转，并在不同的状态下发出不同的控制信息，控制信息包括对链路层与物理层的控制，从而控制D2D接口整个建链与数据传输流程。</w:t>
      </w:r>
    </w:p>
    <w:p>
      <w:pPr>
        <w:pStyle w:val="46"/>
        <w:snapToGrid w:val="0"/>
        <w:spacing w:line="360" w:lineRule="auto"/>
      </w:pPr>
      <w:r>
        <w:rPr>
          <w:rFonts w:hint="eastAsia" w:ascii="Times New Roman" w:hAnsi="Times New Roman" w:eastAsiaTheme="minorEastAsia"/>
        </w:rPr>
        <w:t>LTSM包括3个主要状态：Config、Traning、Normal。在Config状态，近端D2D通过APB配置通道对其进行配置，同时近端D2D通过Sideband信号对远端D2D进行配置，配置内容包括需要使能的通道数、链路层与物理层的通道交叉配置、速率配置等等；Training状态下，近端与远端互相发送与检测NULL码；Normal状态为正常传输数据状态。具体如下：</w:t>
      </w:r>
    </w:p>
    <w:p>
      <w:pPr>
        <w:jc w:val="center"/>
      </w:pPr>
      <w:r>
        <w:drawing>
          <wp:inline distT="0" distB="0" distL="0" distR="0">
            <wp:extent cx="1270000" cy="23812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70000" cy="238125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图7-1 LTSM状态示意图</w:t>
      </w:r>
    </w:p>
    <w:p>
      <w:pPr>
        <w:tabs>
          <w:tab w:val="center" w:pos="4201"/>
          <w:tab w:val="right" w:leader="dot" w:pos="9298"/>
        </w:tabs>
        <w:autoSpaceDE w:val="0"/>
        <w:autoSpaceDN w:val="0"/>
        <w:jc w:val="center"/>
        <w:rPr>
          <w:rFonts w:ascii="宋体" w:hAnsi="宋体"/>
          <w:sz w:val="18"/>
          <w:szCs w:val="21"/>
        </w:rPr>
      </w:pPr>
    </w:p>
    <w:bookmarkEnd w:id="27"/>
    <w:p>
      <w:pPr>
        <w:pStyle w:val="46"/>
        <w:numPr>
          <w:ilvl w:val="1"/>
          <w:numId w:val="2"/>
        </w:numPr>
        <w:snapToGrid w:val="0"/>
        <w:spacing w:before="120" w:beforeLines="50" w:after="120" w:afterLines="50" w:line="360" w:lineRule="auto"/>
        <w:ind w:firstLineChars="0"/>
        <w:rPr>
          <w:rFonts w:eastAsia="黑体"/>
        </w:rPr>
      </w:pPr>
      <w:bookmarkStart w:id="28" w:name="_Toc124589808"/>
      <w:r>
        <w:rPr>
          <w:rFonts w:hint="eastAsia" w:eastAsia="黑体"/>
        </w:rPr>
        <w:t>建链流程</w:t>
      </w:r>
      <w:bookmarkEnd w:id="28"/>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D2D通过寄存器配置发起建链操作，本标准中将D2D接口的两端区分为近端和远端，主动发起建链的一端为近端，被动接收建链操作的一端为远端，具体连接关系如图7-2所示，远端与近端的数据交换，通过电气物理层SerDes的差分接口进行。寄存器参数的配置，则通过边带信号进行，并且只能由近端主动发起对远端的读写操作。</w:t>
      </w:r>
    </w:p>
    <w:p>
      <w:pPr>
        <w:jc w:val="center"/>
      </w:pPr>
      <w:r>
        <w:drawing>
          <wp:inline distT="0" distB="0" distL="0" distR="0">
            <wp:extent cx="2247900" cy="14541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47900" cy="145415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图7-2 D2D接口连接示意图</w:t>
      </w:r>
    </w:p>
    <w:p>
      <w:pPr>
        <w:tabs>
          <w:tab w:val="center" w:pos="4201"/>
          <w:tab w:val="right" w:leader="dot" w:pos="9298"/>
        </w:tabs>
        <w:autoSpaceDE w:val="0"/>
        <w:autoSpaceDN w:val="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本标准的建链过程如下：</w:t>
      </w:r>
    </w:p>
    <w:p>
      <w:pPr>
        <w:pStyle w:val="46"/>
        <w:snapToGrid w:val="0"/>
        <w:spacing w:line="360" w:lineRule="auto"/>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、D2D一端(近端)通过寄存器配置发起建链后，进入Config状态；</w:t>
      </w:r>
    </w:p>
    <w:p>
      <w:pPr>
        <w:pStyle w:val="46"/>
        <w:snapToGrid w:val="0"/>
        <w:spacing w:line="360" w:lineRule="auto"/>
        <w:rPr>
          <w:rFonts w:ascii="Times New Roman" w:hAnsi="Times New Roman" w:eastAsiaTheme="minorEastAsia"/>
        </w:rPr>
      </w:pPr>
      <w:r>
        <w:rPr>
          <w:rFonts w:ascii="Times New Roman" w:hAnsi="Times New Roman" w:eastAsiaTheme="minorEastAsia"/>
        </w:rPr>
        <w:t>2</w:t>
      </w:r>
      <w:r>
        <w:rPr>
          <w:rFonts w:hint="eastAsia" w:ascii="Times New Roman" w:hAnsi="Times New Roman" w:eastAsiaTheme="minorEastAsia"/>
        </w:rPr>
        <w:t>、近端通过边带信号对远端进行参数配置同步，完成配置后通过配置确定是否进行步骤3，如果使能配置同步检查则进入步骤3，否则进入步骤4，状态机跳转至Training状态；</w:t>
      </w:r>
    </w:p>
    <w:p>
      <w:pPr>
        <w:pStyle w:val="46"/>
        <w:snapToGrid w:val="0"/>
        <w:spacing w:line="360" w:lineRule="auto"/>
        <w:rPr>
          <w:rFonts w:ascii="Times New Roman" w:hAnsi="Times New Roman" w:eastAsiaTheme="minorEastAsia"/>
        </w:rPr>
      </w:pPr>
      <w:r>
        <w:rPr>
          <w:rFonts w:ascii="Times New Roman" w:hAnsi="Times New Roman" w:eastAsiaTheme="minorEastAsia"/>
        </w:rPr>
        <w:t>3</w:t>
      </w:r>
      <w:r>
        <w:rPr>
          <w:rFonts w:hint="eastAsia" w:ascii="Times New Roman" w:hAnsi="Times New Roman" w:eastAsiaTheme="minorEastAsia"/>
        </w:rPr>
        <w:t>、当需要同步的寄存器配置（包括使能对应的通道以及PLL）完成后，则进行配置确认，通过边带信号对远端寄存器进行读取并确认是否配置正确；</w:t>
      </w:r>
    </w:p>
    <w:p>
      <w:pPr>
        <w:pStyle w:val="46"/>
        <w:snapToGrid w:val="0"/>
        <w:spacing w:line="360" w:lineRule="auto"/>
        <w:rPr>
          <w:rFonts w:ascii="Times New Roman" w:hAnsi="Times New Roman" w:eastAsiaTheme="minorEastAsia"/>
        </w:rPr>
      </w:pPr>
      <w:r>
        <w:rPr>
          <w:rFonts w:ascii="Times New Roman" w:hAnsi="Times New Roman" w:eastAsiaTheme="minorEastAsia"/>
        </w:rPr>
        <w:t>4</w:t>
      </w:r>
      <w:r>
        <w:rPr>
          <w:rFonts w:hint="eastAsia" w:ascii="Times New Roman" w:hAnsi="Times New Roman" w:eastAsiaTheme="minorEastAsia"/>
        </w:rPr>
        <w:t>、近端发送端开始向远端发送Null码（见章节7.3），该状态下近端发送Null码的数量可配（默认值为2048个Null码）；</w:t>
      </w:r>
    </w:p>
    <w:p>
      <w:pPr>
        <w:pStyle w:val="46"/>
        <w:snapToGrid w:val="0"/>
        <w:spacing w:line="360" w:lineRule="auto"/>
        <w:rPr>
          <w:rFonts w:ascii="Times New Roman" w:hAnsi="Times New Roman" w:eastAsiaTheme="minorEastAsia"/>
        </w:rPr>
      </w:pPr>
      <w:r>
        <w:rPr>
          <w:rFonts w:ascii="Times New Roman" w:hAnsi="Times New Roman" w:eastAsiaTheme="minorEastAsia"/>
        </w:rPr>
        <w:t>5</w:t>
      </w:r>
      <w:r>
        <w:rPr>
          <w:rFonts w:hint="eastAsia" w:ascii="Times New Roman" w:hAnsi="Times New Roman" w:eastAsiaTheme="minorEastAsia"/>
        </w:rPr>
        <w:t>、远端接收端连续正确接收到足够数量（数量可配，默认值为16）的Null码后，则远端发送端开始向近端接收端发送Null码（发送数量可配，默认值为1024）；</w:t>
      </w:r>
    </w:p>
    <w:p>
      <w:pPr>
        <w:pStyle w:val="46"/>
        <w:snapToGrid w:val="0"/>
        <w:spacing w:line="360" w:lineRule="auto"/>
        <w:rPr>
          <w:rFonts w:ascii="Times New Roman" w:hAnsi="Times New Roman" w:eastAsiaTheme="minorEastAsia"/>
        </w:rPr>
      </w:pPr>
      <w:r>
        <w:rPr>
          <w:rFonts w:ascii="Times New Roman" w:hAnsi="Times New Roman" w:eastAsiaTheme="minorEastAsia"/>
        </w:rPr>
        <w:t>6</w:t>
      </w:r>
      <w:r>
        <w:rPr>
          <w:rFonts w:hint="eastAsia" w:ascii="Times New Roman" w:hAnsi="Times New Roman" w:eastAsiaTheme="minorEastAsia"/>
        </w:rPr>
        <w:t>、当近端接收端连续正确接收到足够数量（数量可 配，默认值为16）的Null码且发送了足够数量（步骤4对应的数量）的Null码后，则表示链路训练完成，结束Training状态，进入Normal状态，可以正常传数据。</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流程如下图所示：</w:t>
      </w:r>
    </w:p>
    <w:p>
      <w:pPr>
        <w:jc w:val="center"/>
      </w:pPr>
      <w:r>
        <w:drawing>
          <wp:inline distT="0" distB="0" distL="0" distR="0">
            <wp:extent cx="2965450" cy="2628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65450" cy="262890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图7</w:t>
      </w:r>
      <w:r>
        <w:rPr>
          <w:rFonts w:ascii="宋体" w:hAnsi="宋体"/>
          <w:sz w:val="18"/>
          <w:szCs w:val="21"/>
        </w:rPr>
        <w:t>-3 建链</w:t>
      </w:r>
      <w:r>
        <w:rPr>
          <w:rFonts w:hint="eastAsia" w:ascii="宋体" w:hAnsi="宋体"/>
          <w:sz w:val="18"/>
          <w:szCs w:val="21"/>
        </w:rPr>
        <w:t>流程</w:t>
      </w:r>
    </w:p>
    <w:p>
      <w:pPr>
        <w:tabs>
          <w:tab w:val="center" w:pos="4201"/>
          <w:tab w:val="right" w:leader="dot" w:pos="9298"/>
        </w:tabs>
        <w:autoSpaceDE w:val="0"/>
        <w:autoSpaceDN w:val="0"/>
        <w:ind w:firstLine="420" w:firstLineChars="200"/>
        <w:jc w:val="center"/>
      </w:pPr>
    </w:p>
    <w:p>
      <w:pPr>
        <w:pStyle w:val="46"/>
        <w:numPr>
          <w:ilvl w:val="1"/>
          <w:numId w:val="2"/>
        </w:numPr>
        <w:snapToGrid w:val="0"/>
        <w:spacing w:before="120" w:beforeLines="50" w:after="120" w:afterLines="50" w:line="360" w:lineRule="auto"/>
        <w:ind w:firstLineChars="0"/>
        <w:rPr>
          <w:rFonts w:eastAsia="黑体"/>
        </w:rPr>
      </w:pPr>
      <w:bookmarkStart w:id="29" w:name="_Toc124589809"/>
      <w:r>
        <w:rPr>
          <w:rFonts w:hint="eastAsia" w:eastAsia="黑体"/>
        </w:rPr>
        <w:t>NULL码型</w:t>
      </w:r>
      <w:bookmarkEnd w:id="29"/>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在Training状态下同时向所有使能的通道发送Null码，具体组成为1COM + 7*IDL，如下图所示：</w:t>
      </w:r>
    </w:p>
    <w:p>
      <w:pPr>
        <w:jc w:val="center"/>
      </w:pPr>
      <w:r>
        <w:drawing>
          <wp:inline distT="0" distB="0" distL="0" distR="0">
            <wp:extent cx="4019550" cy="2019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19550" cy="201930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图7</w:t>
      </w:r>
      <w:r>
        <w:rPr>
          <w:rFonts w:ascii="宋体" w:hAnsi="宋体"/>
          <w:sz w:val="18"/>
          <w:szCs w:val="21"/>
        </w:rPr>
        <w:t xml:space="preserve">-4 </w:t>
      </w:r>
      <w:r>
        <w:rPr>
          <w:rFonts w:hint="eastAsia" w:ascii="宋体" w:hAnsi="宋体"/>
          <w:sz w:val="18"/>
          <w:szCs w:val="21"/>
        </w:rPr>
        <w:t>Null码示意图</w:t>
      </w:r>
    </w:p>
    <w:p>
      <w:pPr>
        <w:tabs>
          <w:tab w:val="center" w:pos="4201"/>
          <w:tab w:val="right" w:leader="dot" w:pos="9298"/>
        </w:tabs>
        <w:autoSpaceDE w:val="0"/>
        <w:autoSpaceDN w:val="0"/>
        <w:jc w:val="center"/>
        <w:rPr>
          <w:rFonts w:ascii="宋体" w:hAnsi="宋体"/>
          <w:sz w:val="18"/>
          <w:szCs w:val="21"/>
        </w:rPr>
      </w:pPr>
    </w:p>
    <w:p>
      <w:pPr>
        <w:pStyle w:val="52"/>
        <w:numPr>
          <w:ilvl w:val="0"/>
          <w:numId w:val="2"/>
        </w:numPr>
        <w:snapToGrid w:val="0"/>
        <w:spacing w:before="240" w:after="240" w:line="360" w:lineRule="auto"/>
        <w:rPr>
          <w:rFonts w:ascii="Times New Roman"/>
        </w:rPr>
      </w:pPr>
      <w:bookmarkStart w:id="30" w:name="_Toc124589810"/>
      <w:bookmarkStart w:id="31" w:name="_Toc127911849"/>
      <w:r>
        <w:rPr>
          <w:rFonts w:hint="eastAsia" w:ascii="Times New Roman"/>
        </w:rPr>
        <w:t>数字物理层 DPL（Digital Physical Layer）</w:t>
      </w:r>
      <w:bookmarkEnd w:id="30"/>
      <w:bookmarkEnd w:id="31"/>
    </w:p>
    <w:p>
      <w:pPr>
        <w:pStyle w:val="46"/>
        <w:numPr>
          <w:ilvl w:val="1"/>
          <w:numId w:val="2"/>
        </w:numPr>
        <w:snapToGrid w:val="0"/>
        <w:spacing w:before="120" w:beforeLines="50" w:after="120" w:afterLines="50" w:line="360" w:lineRule="auto"/>
        <w:ind w:firstLineChars="0"/>
        <w:rPr>
          <w:rFonts w:eastAsia="黑体"/>
        </w:rPr>
      </w:pPr>
      <w:bookmarkStart w:id="32" w:name="_Toc124589811"/>
      <w:r>
        <w:rPr>
          <w:rFonts w:hint="eastAsia" w:eastAsia="黑体"/>
        </w:rPr>
        <w:t>DPL层功能概述</w:t>
      </w:r>
      <w:bookmarkEnd w:id="32"/>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本标准定义了通过DPL层发送和接收物理层传输的逻辑数据传输流。物理层分为数字物理层和电气物理层。数字物理层将链路层与</w:t>
      </w:r>
      <w:r>
        <w:rPr>
          <w:rFonts w:ascii="Times New Roman" w:hAnsi="Times New Roman" w:eastAsiaTheme="minorEastAsia"/>
        </w:rPr>
        <w:t>SerDes</w:t>
      </w:r>
      <w:r>
        <w:rPr>
          <w:rFonts w:hint="eastAsia" w:ascii="Times New Roman" w:hAnsi="Times New Roman" w:eastAsiaTheme="minorEastAsia"/>
        </w:rPr>
        <w:t>结构的电气物理层衔接起来，并进行数据通路的编码隔离。</w:t>
      </w:r>
    </w:p>
    <w:p>
      <w:pPr>
        <w:tabs>
          <w:tab w:val="center" w:pos="4201"/>
          <w:tab w:val="right" w:leader="dot" w:pos="9298"/>
        </w:tabs>
        <w:autoSpaceDE w:val="0"/>
        <w:autoSpaceDN w:val="0"/>
        <w:ind w:firstLine="420" w:firstLineChars="200"/>
        <w:jc w:val="center"/>
      </w:pPr>
      <w:r>
        <w:drawing>
          <wp:inline distT="0" distB="0" distL="0" distR="0">
            <wp:extent cx="4603750" cy="29908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03750" cy="299085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图8-1 PL结构框图</w:t>
      </w:r>
    </w:p>
    <w:p>
      <w:pPr>
        <w:tabs>
          <w:tab w:val="center" w:pos="4201"/>
          <w:tab w:val="right" w:leader="dot" w:pos="9298"/>
        </w:tabs>
        <w:autoSpaceDE w:val="0"/>
        <w:autoSpaceDN w:val="0"/>
        <w:jc w:val="center"/>
        <w:rPr>
          <w:rFonts w:ascii="宋体" w:hAnsi="宋体"/>
          <w:sz w:val="18"/>
          <w:szCs w:val="21"/>
        </w:rPr>
      </w:pPr>
    </w:p>
    <w:p>
      <w:pPr>
        <w:pStyle w:val="46"/>
        <w:snapToGrid w:val="0"/>
        <w:spacing w:line="360" w:lineRule="auto"/>
        <w:rPr>
          <w:rFonts w:hAnsi="宋体" w:cs="宋体"/>
          <w:szCs w:val="21"/>
        </w:rPr>
      </w:pPr>
      <w:r>
        <w:rPr>
          <w:rFonts w:hint="eastAsia" w:ascii="Times New Roman" w:hAnsi="Times New Roman" w:eastAsiaTheme="minorEastAsia"/>
        </w:rPr>
        <w:t>DPL最多接收发送端LINK层的1024bit数据。每一条通道内部结构相同，可以通过链路模式寄存器配置为不同的工作模式，如表所示：</w:t>
      </w:r>
    </w:p>
    <w:tbl>
      <w:tblPr>
        <w:tblStyle w:val="34"/>
        <w:tblW w:w="204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9"/>
        <w:gridCol w:w="2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0" w:type="pct"/>
            <w:shd w:val="clear" w:color="auto" w:fill="D7D7D7"/>
          </w:tcPr>
          <w:p>
            <w:pPr>
              <w:jc w:val="center"/>
              <w:rPr>
                <w:rFonts w:ascii="宋体"/>
                <w:b/>
                <w:bCs/>
                <w:sz w:val="18"/>
              </w:rPr>
            </w:pPr>
            <w:r>
              <w:rPr>
                <w:rFonts w:ascii="宋体"/>
                <w:b/>
                <w:bCs/>
                <w:sz w:val="18"/>
              </w:rPr>
              <w:t>链路模式寄存器</w:t>
            </w:r>
          </w:p>
        </w:tc>
        <w:tc>
          <w:tcPr>
            <w:tcW w:w="2720" w:type="pct"/>
            <w:shd w:val="clear" w:color="auto" w:fill="D7D7D7"/>
          </w:tcPr>
          <w:p>
            <w:pPr>
              <w:jc w:val="center"/>
              <w:rPr>
                <w:rFonts w:ascii="宋体"/>
                <w:b/>
                <w:bCs/>
                <w:sz w:val="18"/>
              </w:rPr>
            </w:pPr>
            <w:r>
              <w:rPr>
                <w:rFonts w:ascii="宋体"/>
                <w:b/>
                <w:bCs/>
                <w:sz w:val="18"/>
              </w:rPr>
              <w:t>工作模式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0" w:type="pct"/>
            <w:shd w:val="clear" w:color="auto" w:fill="auto"/>
          </w:tcPr>
          <w:p>
            <w:pPr>
              <w:rPr>
                <w:rFonts w:ascii="宋体"/>
                <w:sz w:val="18"/>
              </w:rPr>
            </w:pPr>
            <w:r>
              <w:rPr>
                <w:rFonts w:ascii="宋体"/>
                <w:sz w:val="18"/>
              </w:rPr>
              <w:t>00</w:t>
            </w:r>
          </w:p>
        </w:tc>
        <w:tc>
          <w:tcPr>
            <w:tcW w:w="2720" w:type="pct"/>
            <w:shd w:val="clear" w:color="auto" w:fill="auto"/>
          </w:tcPr>
          <w:p>
            <w:pPr>
              <w:rPr>
                <w:rFonts w:ascii="宋体"/>
                <w:sz w:val="18"/>
              </w:rPr>
            </w:pPr>
            <w:r>
              <w:rPr>
                <w:rFonts w:ascii="宋体"/>
                <w:sz w:val="18"/>
              </w:rPr>
              <w:t>单通道模式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0" w:type="pct"/>
            <w:shd w:val="clear" w:color="auto" w:fill="auto"/>
          </w:tcPr>
          <w:p>
            <w:pPr>
              <w:rPr>
                <w:rFonts w:ascii="宋体"/>
                <w:sz w:val="18"/>
              </w:rPr>
            </w:pPr>
            <w:r>
              <w:rPr>
                <w:rFonts w:ascii="宋体"/>
                <w:sz w:val="18"/>
              </w:rPr>
              <w:t>01</w:t>
            </w:r>
          </w:p>
        </w:tc>
        <w:tc>
          <w:tcPr>
            <w:tcW w:w="2720" w:type="pct"/>
            <w:shd w:val="clear" w:color="auto" w:fill="auto"/>
          </w:tcPr>
          <w:p>
            <w:pPr>
              <w:rPr>
                <w:rFonts w:ascii="宋体"/>
                <w:sz w:val="18"/>
              </w:rPr>
            </w:pPr>
            <w:r>
              <w:rPr>
                <w:rFonts w:ascii="宋体"/>
                <w:sz w:val="18"/>
              </w:rPr>
              <w:t>双通道模式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0" w:type="pct"/>
            <w:shd w:val="clear" w:color="auto" w:fill="auto"/>
          </w:tcPr>
          <w:p>
            <w:pPr>
              <w:rPr>
                <w:rFonts w:ascii="宋体"/>
                <w:sz w:val="18"/>
              </w:rPr>
            </w:pPr>
            <w:r>
              <w:rPr>
                <w:rFonts w:ascii="宋体"/>
                <w:sz w:val="18"/>
              </w:rPr>
              <w:t>10</w:t>
            </w:r>
          </w:p>
        </w:tc>
        <w:tc>
          <w:tcPr>
            <w:tcW w:w="2720" w:type="pct"/>
            <w:shd w:val="clear" w:color="auto" w:fill="auto"/>
          </w:tcPr>
          <w:p>
            <w:pPr>
              <w:rPr>
                <w:rFonts w:ascii="宋体"/>
                <w:sz w:val="18"/>
              </w:rPr>
            </w:pPr>
            <w:r>
              <w:rPr>
                <w:rFonts w:ascii="宋体"/>
                <w:sz w:val="18"/>
              </w:rPr>
              <w:t>四通道模式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80" w:type="pct"/>
            <w:shd w:val="clear" w:color="auto" w:fill="auto"/>
          </w:tcPr>
          <w:p>
            <w:pPr>
              <w:rPr>
                <w:rFonts w:ascii="宋体"/>
                <w:sz w:val="18"/>
              </w:rPr>
            </w:pPr>
            <w:r>
              <w:rPr>
                <w:rFonts w:ascii="宋体"/>
                <w:sz w:val="18"/>
              </w:rPr>
              <w:t>11</w:t>
            </w:r>
          </w:p>
        </w:tc>
        <w:tc>
          <w:tcPr>
            <w:tcW w:w="2720" w:type="pct"/>
            <w:shd w:val="clear" w:color="auto" w:fill="auto"/>
          </w:tcPr>
          <w:p>
            <w:pPr>
              <w:rPr>
                <w:rFonts w:ascii="宋体"/>
                <w:sz w:val="18"/>
              </w:rPr>
            </w:pPr>
            <w:r>
              <w:rPr>
                <w:rFonts w:ascii="宋体"/>
                <w:sz w:val="18"/>
              </w:rPr>
              <w:t>八通道模式</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表8-</w:t>
      </w:r>
      <w:r>
        <w:rPr>
          <w:rFonts w:ascii="宋体" w:hAnsi="宋体"/>
          <w:sz w:val="18"/>
          <w:szCs w:val="21"/>
        </w:rPr>
        <w:t>2</w:t>
      </w:r>
      <w:r>
        <w:rPr>
          <w:rFonts w:hint="eastAsia" w:ascii="宋体" w:hAnsi="宋体"/>
          <w:sz w:val="18"/>
          <w:szCs w:val="21"/>
        </w:rPr>
        <w:t xml:space="preserve"> 寄存器配置模式</w:t>
      </w:r>
    </w:p>
    <w:p>
      <w:pPr>
        <w:tabs>
          <w:tab w:val="center" w:pos="4201"/>
          <w:tab w:val="right" w:leader="dot" w:pos="9298"/>
        </w:tabs>
        <w:autoSpaceDE w:val="0"/>
        <w:autoSpaceDN w:val="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物理层最多允许8条通道同时工作，通道的使能由上层控制。</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包括以下功能：</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链路全交叉；</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通道的极性反转；</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链路的加解扰和编解码；</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支持可信度的Block Alignment；</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PRBS/FIX的生成和检测；</w:t>
      </w:r>
    </w:p>
    <w:p>
      <w:pPr>
        <w:pStyle w:val="46"/>
        <w:numPr>
          <w:ilvl w:val="0"/>
          <w:numId w:val="2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每条通道数据位宽为128bit。</w:t>
      </w:r>
    </w:p>
    <w:p>
      <w:pPr>
        <w:autoSpaceDE w:val="0"/>
        <w:autoSpaceDN w:val="0"/>
        <w:ind w:firstLine="420"/>
        <w:rPr>
          <w:b/>
          <w:bCs/>
        </w:rPr>
      </w:pPr>
    </w:p>
    <w:p>
      <w:pPr>
        <w:autoSpaceDE w:val="0"/>
        <w:autoSpaceDN w:val="0"/>
        <w:ind w:firstLine="420"/>
        <w:rPr>
          <w:b/>
          <w:bCs/>
        </w:rPr>
      </w:pPr>
      <w:r>
        <w:rPr>
          <w:rFonts w:hint="eastAsia"/>
          <w:b/>
          <w:bCs/>
        </w:rPr>
        <w:t>性能指标要求：</w:t>
      </w:r>
    </w:p>
    <w:tbl>
      <w:tblPr>
        <w:tblStyle w:val="3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1"/>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250" w:type="pct"/>
            <w:shd w:val="clear" w:color="auto" w:fill="D7D7D7"/>
          </w:tcPr>
          <w:p>
            <w:pPr>
              <w:jc w:val="center"/>
              <w:rPr>
                <w:rFonts w:ascii="宋体"/>
                <w:b/>
                <w:bCs/>
                <w:sz w:val="18"/>
              </w:rPr>
            </w:pPr>
            <w:r>
              <w:rPr>
                <w:rFonts w:ascii="宋体"/>
                <w:b/>
                <w:bCs/>
                <w:sz w:val="18"/>
              </w:rPr>
              <w:t>时钟域</w:t>
            </w:r>
          </w:p>
        </w:tc>
        <w:tc>
          <w:tcPr>
            <w:tcW w:w="1250" w:type="pct"/>
            <w:shd w:val="clear" w:color="auto" w:fill="D7D7D7"/>
          </w:tcPr>
          <w:p>
            <w:pPr>
              <w:jc w:val="center"/>
              <w:rPr>
                <w:rFonts w:ascii="宋体"/>
                <w:b/>
                <w:bCs/>
                <w:sz w:val="18"/>
              </w:rPr>
            </w:pPr>
            <w:r>
              <w:rPr>
                <w:rFonts w:ascii="宋体"/>
                <w:b/>
                <w:bCs/>
                <w:sz w:val="18"/>
              </w:rPr>
              <w:t>低速频率</w:t>
            </w:r>
          </w:p>
        </w:tc>
        <w:tc>
          <w:tcPr>
            <w:tcW w:w="1250" w:type="pct"/>
            <w:shd w:val="clear" w:color="auto" w:fill="D7D7D7"/>
          </w:tcPr>
          <w:p>
            <w:pPr>
              <w:jc w:val="center"/>
              <w:rPr>
                <w:rFonts w:ascii="宋体"/>
                <w:b/>
                <w:bCs/>
                <w:sz w:val="18"/>
              </w:rPr>
            </w:pPr>
            <w:r>
              <w:rPr>
                <w:rFonts w:ascii="宋体"/>
                <w:b/>
                <w:bCs/>
                <w:sz w:val="18"/>
              </w:rPr>
              <w:t>中速频率</w:t>
            </w:r>
          </w:p>
        </w:tc>
        <w:tc>
          <w:tcPr>
            <w:tcW w:w="1250" w:type="pct"/>
            <w:shd w:val="clear" w:color="auto" w:fill="D7D7D7"/>
          </w:tcPr>
          <w:p>
            <w:pPr>
              <w:jc w:val="center"/>
              <w:rPr>
                <w:rFonts w:ascii="宋体"/>
                <w:b/>
                <w:bCs/>
                <w:sz w:val="18"/>
              </w:rPr>
            </w:pPr>
            <w:r>
              <w:rPr>
                <w:rFonts w:ascii="宋体"/>
                <w:b/>
                <w:bCs/>
                <w:sz w:val="18"/>
              </w:rPr>
              <w:t>高速频率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shd w:val="clear" w:color="auto" w:fill="auto"/>
          </w:tcPr>
          <w:p>
            <w:pPr>
              <w:rPr>
                <w:rFonts w:ascii="宋体"/>
                <w:sz w:val="18"/>
              </w:rPr>
            </w:pPr>
            <w:r>
              <w:rPr>
                <w:rFonts w:ascii="宋体"/>
                <w:sz w:val="18"/>
              </w:rPr>
              <w:t>DPL工作时钟</w:t>
            </w:r>
          </w:p>
        </w:tc>
        <w:tc>
          <w:tcPr>
            <w:tcW w:w="1250" w:type="pct"/>
            <w:shd w:val="clear" w:color="auto" w:fill="auto"/>
          </w:tcPr>
          <w:p>
            <w:pPr>
              <w:rPr>
                <w:rFonts w:ascii="宋体"/>
                <w:sz w:val="18"/>
              </w:rPr>
            </w:pPr>
            <w:r>
              <w:rPr>
                <w:rFonts w:ascii="宋体"/>
                <w:sz w:val="18"/>
              </w:rPr>
              <w:t>&gt;=300Mhz</w:t>
            </w:r>
          </w:p>
        </w:tc>
        <w:tc>
          <w:tcPr>
            <w:tcW w:w="1250" w:type="pct"/>
            <w:shd w:val="clear" w:color="auto" w:fill="auto"/>
          </w:tcPr>
          <w:p>
            <w:pPr>
              <w:rPr>
                <w:rFonts w:ascii="宋体"/>
                <w:sz w:val="18"/>
              </w:rPr>
            </w:pPr>
            <w:r>
              <w:rPr>
                <w:rFonts w:ascii="宋体"/>
                <w:sz w:val="18"/>
              </w:rPr>
              <w:t>&gt;=600Mhz</w:t>
            </w:r>
          </w:p>
        </w:tc>
        <w:tc>
          <w:tcPr>
            <w:tcW w:w="1250" w:type="pct"/>
            <w:shd w:val="clear" w:color="auto" w:fill="auto"/>
          </w:tcPr>
          <w:p>
            <w:pPr>
              <w:rPr>
                <w:rFonts w:ascii="宋体"/>
                <w:sz w:val="18"/>
              </w:rPr>
            </w:pPr>
            <w:r>
              <w:rPr>
                <w:rFonts w:ascii="宋体"/>
                <w:sz w:val="18"/>
              </w:rPr>
              <w:t>&gt;=1200Mhz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shd w:val="clear" w:color="auto" w:fill="auto"/>
          </w:tcPr>
          <w:p>
            <w:pPr>
              <w:rPr>
                <w:rFonts w:ascii="宋体"/>
                <w:sz w:val="18"/>
              </w:rPr>
            </w:pPr>
            <w:r>
              <w:rPr>
                <w:rFonts w:ascii="宋体"/>
                <w:sz w:val="18"/>
              </w:rPr>
              <w:t>EPL读写时钟</w:t>
            </w:r>
          </w:p>
        </w:tc>
        <w:tc>
          <w:tcPr>
            <w:tcW w:w="1250" w:type="pct"/>
            <w:shd w:val="clear" w:color="auto" w:fill="auto"/>
          </w:tcPr>
          <w:p>
            <w:pPr>
              <w:rPr>
                <w:rFonts w:ascii="宋体"/>
                <w:sz w:val="18"/>
              </w:rPr>
            </w:pPr>
            <w:r>
              <w:rPr>
                <w:rFonts w:ascii="宋体"/>
                <w:sz w:val="18"/>
              </w:rPr>
              <w:t>250Mhz</w:t>
            </w:r>
          </w:p>
        </w:tc>
        <w:tc>
          <w:tcPr>
            <w:tcW w:w="1250" w:type="pct"/>
            <w:shd w:val="clear" w:color="auto" w:fill="auto"/>
          </w:tcPr>
          <w:p>
            <w:pPr>
              <w:rPr>
                <w:rFonts w:ascii="宋体"/>
                <w:sz w:val="18"/>
              </w:rPr>
            </w:pPr>
            <w:r>
              <w:rPr>
                <w:rFonts w:ascii="宋体"/>
                <w:sz w:val="18"/>
              </w:rPr>
              <w:t>500Mhz</w:t>
            </w:r>
          </w:p>
        </w:tc>
        <w:tc>
          <w:tcPr>
            <w:tcW w:w="1250" w:type="pct"/>
            <w:shd w:val="clear" w:color="auto" w:fill="auto"/>
          </w:tcPr>
          <w:p>
            <w:pPr>
              <w:rPr>
                <w:rFonts w:ascii="宋体"/>
                <w:sz w:val="18"/>
              </w:rPr>
            </w:pPr>
            <w:r>
              <w:rPr>
                <w:rFonts w:ascii="宋体"/>
                <w:sz w:val="18"/>
              </w:rPr>
              <w:t>1000Mhz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shd w:val="clear" w:color="auto" w:fill="auto"/>
          </w:tcPr>
          <w:p>
            <w:pPr>
              <w:rPr>
                <w:rFonts w:ascii="宋体"/>
                <w:sz w:val="18"/>
              </w:rPr>
            </w:pPr>
            <w:r>
              <w:rPr>
                <w:rFonts w:ascii="宋体"/>
                <w:sz w:val="18"/>
              </w:rPr>
              <w:t>每通道传输速率</w:t>
            </w:r>
          </w:p>
        </w:tc>
        <w:tc>
          <w:tcPr>
            <w:tcW w:w="1250" w:type="pct"/>
            <w:shd w:val="clear" w:color="auto" w:fill="auto"/>
          </w:tcPr>
          <w:p>
            <w:pPr>
              <w:rPr>
                <w:rFonts w:ascii="宋体"/>
                <w:sz w:val="18"/>
              </w:rPr>
            </w:pPr>
            <w:r>
              <w:rPr>
                <w:rFonts w:ascii="宋体"/>
                <w:sz w:val="18"/>
              </w:rPr>
              <w:t>32GHz</w:t>
            </w:r>
          </w:p>
        </w:tc>
        <w:tc>
          <w:tcPr>
            <w:tcW w:w="1250" w:type="pct"/>
            <w:shd w:val="clear" w:color="auto" w:fill="auto"/>
          </w:tcPr>
          <w:p>
            <w:pPr>
              <w:rPr>
                <w:rFonts w:ascii="宋体"/>
                <w:sz w:val="18"/>
              </w:rPr>
            </w:pPr>
            <w:r>
              <w:rPr>
                <w:rFonts w:ascii="宋体"/>
                <w:sz w:val="18"/>
              </w:rPr>
              <w:t>64Ghz</w:t>
            </w:r>
          </w:p>
        </w:tc>
        <w:tc>
          <w:tcPr>
            <w:tcW w:w="1250" w:type="pct"/>
            <w:shd w:val="clear" w:color="auto" w:fill="auto"/>
          </w:tcPr>
          <w:p>
            <w:pPr>
              <w:rPr>
                <w:rFonts w:ascii="宋体"/>
                <w:sz w:val="18"/>
              </w:rPr>
            </w:pPr>
            <w:r>
              <w:rPr>
                <w:rFonts w:ascii="宋体"/>
                <w:sz w:val="18"/>
              </w:rPr>
              <w:t>128Ghz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shd w:val="clear" w:color="auto" w:fill="auto"/>
          </w:tcPr>
          <w:p>
            <w:pPr>
              <w:rPr>
                <w:rFonts w:ascii="宋体"/>
                <w:sz w:val="18"/>
              </w:rPr>
            </w:pPr>
            <w:r>
              <w:rPr>
                <w:rFonts w:ascii="宋体"/>
                <w:sz w:val="18"/>
              </w:rPr>
              <w:t>总传输速率</w:t>
            </w:r>
          </w:p>
        </w:tc>
        <w:tc>
          <w:tcPr>
            <w:tcW w:w="1250" w:type="pct"/>
            <w:shd w:val="clear" w:color="auto" w:fill="auto"/>
          </w:tcPr>
          <w:p>
            <w:pPr>
              <w:rPr>
                <w:rFonts w:ascii="宋体"/>
                <w:sz w:val="18"/>
              </w:rPr>
            </w:pPr>
            <w:r>
              <w:rPr>
                <w:rFonts w:ascii="宋体"/>
                <w:sz w:val="18"/>
              </w:rPr>
              <w:t>32/64/128/256Ghz</w:t>
            </w:r>
          </w:p>
        </w:tc>
        <w:tc>
          <w:tcPr>
            <w:tcW w:w="1250" w:type="pct"/>
            <w:shd w:val="clear" w:color="auto" w:fill="auto"/>
          </w:tcPr>
          <w:p>
            <w:pPr>
              <w:rPr>
                <w:rFonts w:ascii="宋体"/>
                <w:sz w:val="18"/>
              </w:rPr>
            </w:pPr>
            <w:r>
              <w:rPr>
                <w:rFonts w:ascii="宋体"/>
                <w:sz w:val="18"/>
              </w:rPr>
              <w:t>64/128/256/512Ghz</w:t>
            </w:r>
          </w:p>
        </w:tc>
        <w:tc>
          <w:tcPr>
            <w:tcW w:w="1250" w:type="pct"/>
            <w:shd w:val="clear" w:color="auto" w:fill="auto"/>
          </w:tcPr>
          <w:p>
            <w:pPr>
              <w:rPr>
                <w:rFonts w:ascii="宋体"/>
                <w:sz w:val="18"/>
              </w:rPr>
            </w:pPr>
            <w:r>
              <w:rPr>
                <w:rFonts w:ascii="宋体"/>
                <w:sz w:val="18"/>
              </w:rPr>
              <w:t>128/256/512/1024Ghz</w:t>
            </w:r>
          </w:p>
        </w:tc>
      </w:tr>
    </w:tbl>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表8</w:t>
      </w:r>
      <w:r>
        <w:rPr>
          <w:rFonts w:ascii="宋体" w:hAnsi="宋体"/>
          <w:sz w:val="18"/>
          <w:szCs w:val="21"/>
        </w:rPr>
        <w:t xml:space="preserve">-3 </w:t>
      </w:r>
      <w:r>
        <w:rPr>
          <w:rFonts w:hint="eastAsia" w:ascii="宋体" w:hAnsi="宋体"/>
          <w:sz w:val="18"/>
          <w:szCs w:val="21"/>
        </w:rPr>
        <w:t>性能指标</w:t>
      </w:r>
    </w:p>
    <w:p>
      <w:pPr>
        <w:tabs>
          <w:tab w:val="center" w:pos="4201"/>
          <w:tab w:val="right" w:leader="dot" w:pos="9298"/>
        </w:tabs>
        <w:autoSpaceDE w:val="0"/>
        <w:autoSpaceDN w:val="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发送端DPL中的每条通道包含有加扰器、128b/130b编码器构成。接收端通道中包含有解扰器、128b/130b解码器以及对应alignment等模块构成。其整体传输流如下所示：</w:t>
      </w:r>
    </w:p>
    <w:p>
      <w:pPr>
        <w:tabs>
          <w:tab w:val="center" w:pos="4201"/>
          <w:tab w:val="right" w:leader="dot" w:pos="9298"/>
        </w:tabs>
        <w:autoSpaceDE w:val="0"/>
        <w:autoSpaceDN w:val="0"/>
        <w:ind w:firstLine="420" w:firstLineChars="200"/>
        <w:jc w:val="center"/>
        <w:rPr>
          <w:rFonts w:ascii="仿宋" w:hAnsi="仿宋" w:eastAsia="仿宋" w:cs="仿宋"/>
          <w:szCs w:val="21"/>
        </w:rPr>
      </w:pPr>
      <w:r>
        <w:rPr>
          <w:rFonts w:ascii="仿宋" w:hAnsi="仿宋" w:eastAsia="仿宋" w:cs="仿宋"/>
          <w:szCs w:val="21"/>
        </w:rPr>
        <w:drawing>
          <wp:inline distT="0" distB="0" distL="0" distR="0">
            <wp:extent cx="4267200" cy="2241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67200" cy="2241550"/>
                    </a:xfrm>
                    <a:prstGeom prst="rect">
                      <a:avLst/>
                    </a:prstGeom>
                    <a:noFill/>
                    <a:ln>
                      <a:noFill/>
                    </a:ln>
                  </pic:spPr>
                </pic:pic>
              </a:graphicData>
            </a:graphic>
          </wp:inline>
        </w:drawing>
      </w:r>
    </w:p>
    <w:p>
      <w:pPr>
        <w:tabs>
          <w:tab w:val="center" w:pos="4201"/>
          <w:tab w:val="right" w:leader="dot" w:pos="9298"/>
        </w:tabs>
        <w:autoSpaceDE w:val="0"/>
        <w:autoSpaceDN w:val="0"/>
        <w:jc w:val="center"/>
        <w:rPr>
          <w:rFonts w:ascii="宋体" w:hAnsi="宋体"/>
          <w:sz w:val="18"/>
          <w:szCs w:val="21"/>
        </w:rPr>
      </w:pPr>
      <w:r>
        <w:rPr>
          <w:rFonts w:hint="eastAsia" w:ascii="宋体" w:hAnsi="宋体"/>
          <w:sz w:val="18"/>
          <w:szCs w:val="21"/>
        </w:rPr>
        <w:t>图8-</w:t>
      </w:r>
      <w:r>
        <w:rPr>
          <w:rFonts w:ascii="宋体" w:hAnsi="宋体"/>
          <w:sz w:val="18"/>
          <w:szCs w:val="21"/>
        </w:rPr>
        <w:t>4</w:t>
      </w:r>
      <w:r>
        <w:rPr>
          <w:rFonts w:hint="eastAsia" w:ascii="宋体" w:hAnsi="宋体"/>
          <w:sz w:val="18"/>
          <w:szCs w:val="21"/>
        </w:rPr>
        <w:t xml:space="preserve"> DPL数据流框图</w:t>
      </w:r>
    </w:p>
    <w:p>
      <w:pPr>
        <w:tabs>
          <w:tab w:val="center" w:pos="4201"/>
          <w:tab w:val="right" w:leader="dot" w:pos="9298"/>
        </w:tabs>
        <w:autoSpaceDE w:val="0"/>
        <w:autoSpaceDN w:val="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链路层发来的数据经过扰码器加扰后，送给最大128b/130b编码器。编码后的数据需要经过一个异步FIFO来进行跨时钟域处理。之后即进入EPL中串行化。</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在测试模式或者是建链状态下，提供一个PRBS生成器，产生伪随机码流。</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接收端通过Alignment识别对比COM码来进行数据的定帧，再送给128b/130b解码器。解码后的数据进行128bit解扰处理，并进行基于编码规则的错误检测。</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注意:接收端由于EPL在开启工作后会一直向DPL层传输数据，因此接收端的DPL层不能反压EPL层的数据。</w:t>
      </w:r>
    </w:p>
    <w:p>
      <w:pPr>
        <w:pStyle w:val="46"/>
        <w:numPr>
          <w:ilvl w:val="1"/>
          <w:numId w:val="2"/>
        </w:numPr>
        <w:snapToGrid w:val="0"/>
        <w:spacing w:before="120" w:beforeLines="50" w:after="120" w:afterLines="50" w:line="360" w:lineRule="auto"/>
        <w:ind w:firstLineChars="0"/>
        <w:rPr>
          <w:rFonts w:eastAsia="黑体"/>
        </w:rPr>
      </w:pPr>
      <w:bookmarkStart w:id="33" w:name="_Toc124589812"/>
      <w:r>
        <w:rPr>
          <w:rFonts w:hint="eastAsia" w:eastAsia="黑体"/>
        </w:rPr>
        <w:t>加扰和随机码生成</w:t>
      </w:r>
      <w:bookmarkEnd w:id="33"/>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当数据重复传输时，能量就会集中在某一频率上，产生EMI噪声。因此需要将集中的能量分散开来，让其几乎变成白噪声。并且一定程度上，更有利于时钟的提取，同时起到加密的效果。</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扰码是一</w:t>
      </w:r>
      <w:bookmarkStart w:id="34" w:name="OLE_LINK56"/>
      <w:r>
        <w:rPr>
          <w:rFonts w:hint="eastAsia" w:ascii="Times New Roman" w:hAnsi="Times New Roman" w:eastAsiaTheme="minorEastAsia"/>
        </w:rPr>
        <w:t>种将数据重新排列或者进行编码</w:t>
      </w:r>
      <w:bookmarkStart w:id="35" w:name="OLE_LINK51"/>
      <w:r>
        <w:rPr>
          <w:rFonts w:hint="eastAsia" w:ascii="Times New Roman" w:hAnsi="Times New Roman" w:eastAsiaTheme="minorEastAsia"/>
        </w:rPr>
        <w:t>以使其随机化的方法，且</w:t>
      </w:r>
      <w:bookmarkEnd w:id="34"/>
      <w:r>
        <w:rPr>
          <w:rFonts w:hint="eastAsia" w:ascii="Times New Roman" w:hAnsi="Times New Roman" w:eastAsiaTheme="minorEastAsia"/>
        </w:rPr>
        <w:t>能解扰恢</w:t>
      </w:r>
      <w:bookmarkStart w:id="36" w:name="OLE_LINK57"/>
      <w:r>
        <w:rPr>
          <w:rFonts w:hint="eastAsia" w:ascii="Times New Roman" w:hAnsi="Times New Roman" w:eastAsiaTheme="minorEastAsia"/>
        </w:rPr>
        <w:t>复。</w:t>
      </w:r>
      <w:bookmarkEnd w:id="36"/>
      <w:r>
        <w:rPr>
          <w:rFonts w:hint="eastAsia" w:ascii="Times New Roman" w:hAnsi="Times New Roman" w:eastAsiaTheme="minorEastAsia"/>
        </w:rPr>
        <w:t>打乱长的连“0”和长的连“1”序列，将数据随机化</w:t>
      </w:r>
      <w:bookmarkEnd w:id="35"/>
      <w:r>
        <w:rPr>
          <w:rFonts w:hint="eastAsia" w:ascii="Times New Roman" w:hAnsi="Times New Roman" w:eastAsiaTheme="minorEastAsia"/>
        </w:rPr>
        <w:t>。定义了一个线性反馈移位寄存器(LFSR)，用于扰码和随机码的生成。目前选用的扰码器采用128bit位宽，多项式为：</w:t>
      </w:r>
    </w:p>
    <w:p>
      <w:pPr>
        <w:pStyle w:val="46"/>
        <w:snapToGrid w:val="0"/>
        <w:spacing w:line="360" w:lineRule="auto"/>
        <w:ind w:firstLine="0" w:firstLineChars="0"/>
        <w:jc w:val="center"/>
        <w:rPr>
          <w:rFonts w:ascii="Times New Roman" w:hAnsi="Times New Roman" w:eastAsiaTheme="minorEastAsia"/>
        </w:rPr>
      </w:pPr>
      <w:r>
        <w:rPr>
          <w:rFonts w:ascii="Times New Roman" w:hAnsi="Times New Roman" w:eastAsiaTheme="minorEastAsia"/>
        </w:rPr>
        <w:drawing>
          <wp:inline distT="0" distB="0" distL="114300" distR="114300">
            <wp:extent cx="2341880" cy="197485"/>
            <wp:effectExtent l="0" t="0" r="1270" b="1905"/>
            <wp:docPr id="42" name="图片 102"/>
            <wp:cNvGraphicFramePr/>
            <a:graphic xmlns:a="http://schemas.openxmlformats.org/drawingml/2006/main">
              <a:graphicData uri="http://schemas.openxmlformats.org/drawingml/2006/picture">
                <pic:pic xmlns:pic="http://schemas.openxmlformats.org/drawingml/2006/picture">
                  <pic:nvPicPr>
                    <pic:cNvPr id="42" name="图片 102"/>
                    <pic:cNvPicPr/>
                  </pic:nvPicPr>
                  <pic:blipFill>
                    <a:blip r:embed="rId28"/>
                    <a:stretch>
                      <a:fillRect/>
                    </a:stretch>
                  </pic:blipFill>
                  <pic:spPr>
                    <a:xfrm>
                      <a:off x="0" y="0"/>
                      <a:ext cx="2341880" cy="197485"/>
                    </a:xfrm>
                    <a:prstGeom prst="rect">
                      <a:avLst/>
                    </a:prstGeom>
                    <a:noFill/>
                    <a:ln>
                      <a:noFill/>
                    </a:ln>
                  </pic:spPr>
                </pic:pic>
              </a:graphicData>
            </a:graphic>
          </wp:inline>
        </w:drawing>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每条通道的种子是不同的，同一条通道接收端和发送端的种子必须相同。默认情况下的种子值如下：</w:t>
      </w:r>
    </w:p>
    <w:tbl>
      <w:tblPr>
        <w:tblStyle w:val="34"/>
        <w:tblW w:w="499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4"/>
        <w:gridCol w:w="964"/>
        <w:gridCol w:w="964"/>
        <w:gridCol w:w="964"/>
        <w:gridCol w:w="965"/>
        <w:gridCol w:w="965"/>
        <w:gridCol w:w="965"/>
        <w:gridCol w:w="965"/>
        <w:gridCol w:w="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2" w:type="pct"/>
            <w:shd w:val="clear" w:color="auto" w:fill="auto"/>
          </w:tcPr>
          <w:p>
            <w:pPr>
              <w:rPr>
                <w:rFonts w:ascii="宋体"/>
                <w:sz w:val="18"/>
              </w:rPr>
            </w:pPr>
            <w:r>
              <w:rPr>
                <w:rFonts w:ascii="宋体"/>
                <w:sz w:val="18"/>
              </w:rPr>
              <w:t>通道序列</w:t>
            </w:r>
          </w:p>
        </w:tc>
        <w:tc>
          <w:tcPr>
            <w:tcW w:w="519" w:type="pct"/>
            <w:shd w:val="clear" w:color="auto" w:fill="auto"/>
          </w:tcPr>
          <w:p>
            <w:pPr>
              <w:rPr>
                <w:rFonts w:ascii="宋体"/>
                <w:sz w:val="18"/>
              </w:rPr>
            </w:pPr>
            <w:r>
              <w:rPr>
                <w:rFonts w:ascii="宋体"/>
                <w:sz w:val="18"/>
              </w:rPr>
              <w:t>0</w:t>
            </w:r>
          </w:p>
        </w:tc>
        <w:tc>
          <w:tcPr>
            <w:tcW w:w="519" w:type="pct"/>
            <w:shd w:val="clear" w:color="auto" w:fill="auto"/>
          </w:tcPr>
          <w:p>
            <w:pPr>
              <w:rPr>
                <w:rFonts w:ascii="宋体"/>
                <w:sz w:val="18"/>
              </w:rPr>
            </w:pPr>
            <w:r>
              <w:rPr>
                <w:rFonts w:ascii="宋体"/>
                <w:sz w:val="18"/>
              </w:rPr>
              <w:t>1</w:t>
            </w:r>
          </w:p>
        </w:tc>
        <w:tc>
          <w:tcPr>
            <w:tcW w:w="519" w:type="pct"/>
            <w:shd w:val="clear" w:color="auto" w:fill="auto"/>
          </w:tcPr>
          <w:p>
            <w:pPr>
              <w:rPr>
                <w:rFonts w:ascii="宋体"/>
                <w:sz w:val="18"/>
              </w:rPr>
            </w:pPr>
            <w:r>
              <w:rPr>
                <w:rFonts w:ascii="宋体"/>
                <w:sz w:val="18"/>
              </w:rPr>
              <w:t>2</w:t>
            </w:r>
          </w:p>
        </w:tc>
        <w:tc>
          <w:tcPr>
            <w:tcW w:w="519" w:type="pct"/>
            <w:shd w:val="clear" w:color="auto" w:fill="auto"/>
          </w:tcPr>
          <w:p>
            <w:pPr>
              <w:rPr>
                <w:rFonts w:ascii="宋体"/>
                <w:sz w:val="18"/>
              </w:rPr>
            </w:pPr>
            <w:r>
              <w:rPr>
                <w:rFonts w:ascii="宋体"/>
                <w:sz w:val="18"/>
              </w:rPr>
              <w:t>3</w:t>
            </w:r>
          </w:p>
        </w:tc>
        <w:tc>
          <w:tcPr>
            <w:tcW w:w="519" w:type="pct"/>
            <w:shd w:val="clear" w:color="auto" w:fill="auto"/>
          </w:tcPr>
          <w:p>
            <w:pPr>
              <w:rPr>
                <w:rFonts w:ascii="宋体"/>
                <w:sz w:val="18"/>
              </w:rPr>
            </w:pPr>
            <w:r>
              <w:rPr>
                <w:rFonts w:ascii="宋体"/>
                <w:sz w:val="18"/>
              </w:rPr>
              <w:t>4</w:t>
            </w:r>
          </w:p>
        </w:tc>
        <w:tc>
          <w:tcPr>
            <w:tcW w:w="519" w:type="pct"/>
            <w:shd w:val="clear" w:color="auto" w:fill="auto"/>
          </w:tcPr>
          <w:p>
            <w:pPr>
              <w:rPr>
                <w:rFonts w:ascii="宋体"/>
                <w:sz w:val="18"/>
              </w:rPr>
            </w:pPr>
            <w:r>
              <w:rPr>
                <w:rFonts w:ascii="宋体"/>
                <w:sz w:val="18"/>
              </w:rPr>
              <w:t>5</w:t>
            </w:r>
          </w:p>
        </w:tc>
        <w:tc>
          <w:tcPr>
            <w:tcW w:w="519" w:type="pct"/>
            <w:shd w:val="clear" w:color="auto" w:fill="auto"/>
          </w:tcPr>
          <w:p>
            <w:pPr>
              <w:rPr>
                <w:rFonts w:ascii="宋体"/>
                <w:sz w:val="18"/>
              </w:rPr>
            </w:pPr>
            <w:r>
              <w:rPr>
                <w:rFonts w:ascii="宋体"/>
                <w:sz w:val="18"/>
              </w:rPr>
              <w:t>6</w:t>
            </w:r>
          </w:p>
        </w:tc>
        <w:tc>
          <w:tcPr>
            <w:tcW w:w="519" w:type="pct"/>
            <w:shd w:val="clear" w:color="auto" w:fill="auto"/>
          </w:tcPr>
          <w:p>
            <w:pPr>
              <w:rPr>
                <w:rFonts w:ascii="宋体"/>
                <w:sz w:val="18"/>
              </w:rPr>
            </w:pPr>
            <w:r>
              <w:rPr>
                <w:rFonts w:ascii="宋体"/>
                <w:sz w:val="1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2" w:type="pct"/>
            <w:shd w:val="clear" w:color="auto" w:fill="auto"/>
          </w:tcPr>
          <w:p>
            <w:pPr>
              <w:rPr>
                <w:rFonts w:ascii="宋体"/>
                <w:sz w:val="18"/>
              </w:rPr>
            </w:pPr>
            <w:r>
              <w:rPr>
                <w:rFonts w:ascii="宋体"/>
                <w:sz w:val="18"/>
              </w:rPr>
              <w:t>种子值（h）</w:t>
            </w:r>
          </w:p>
        </w:tc>
        <w:tc>
          <w:tcPr>
            <w:tcW w:w="519" w:type="pct"/>
            <w:shd w:val="clear" w:color="auto" w:fill="auto"/>
          </w:tcPr>
          <w:p>
            <w:pPr>
              <w:rPr>
                <w:rFonts w:ascii="宋体"/>
                <w:sz w:val="18"/>
              </w:rPr>
            </w:pPr>
            <w:r>
              <w:rPr>
                <w:rFonts w:ascii="宋体"/>
                <w:sz w:val="18"/>
              </w:rPr>
              <w:t>1DBFBC</w:t>
            </w:r>
          </w:p>
        </w:tc>
        <w:tc>
          <w:tcPr>
            <w:tcW w:w="519" w:type="pct"/>
            <w:shd w:val="clear" w:color="auto" w:fill="auto"/>
          </w:tcPr>
          <w:p>
            <w:pPr>
              <w:rPr>
                <w:rFonts w:ascii="宋体"/>
                <w:sz w:val="18"/>
              </w:rPr>
            </w:pPr>
            <w:r>
              <w:rPr>
                <w:rFonts w:ascii="宋体"/>
                <w:sz w:val="18"/>
              </w:rPr>
              <w:t>0607BB</w:t>
            </w:r>
          </w:p>
        </w:tc>
        <w:tc>
          <w:tcPr>
            <w:tcW w:w="519" w:type="pct"/>
            <w:shd w:val="clear" w:color="auto" w:fill="auto"/>
          </w:tcPr>
          <w:p>
            <w:pPr>
              <w:rPr>
                <w:rFonts w:ascii="宋体"/>
                <w:sz w:val="18"/>
              </w:rPr>
            </w:pPr>
            <w:r>
              <w:rPr>
                <w:rFonts w:ascii="宋体"/>
                <w:sz w:val="18"/>
              </w:rPr>
              <w:t>1EC760</w:t>
            </w:r>
          </w:p>
        </w:tc>
        <w:tc>
          <w:tcPr>
            <w:tcW w:w="519" w:type="pct"/>
            <w:shd w:val="clear" w:color="auto" w:fill="auto"/>
          </w:tcPr>
          <w:p>
            <w:pPr>
              <w:rPr>
                <w:rFonts w:ascii="宋体"/>
                <w:sz w:val="18"/>
              </w:rPr>
            </w:pPr>
            <w:r>
              <w:rPr>
                <w:rFonts w:ascii="宋体"/>
                <w:sz w:val="18"/>
              </w:rPr>
              <w:t>18C0DB</w:t>
            </w:r>
          </w:p>
        </w:tc>
        <w:tc>
          <w:tcPr>
            <w:tcW w:w="519" w:type="pct"/>
            <w:shd w:val="clear" w:color="auto" w:fill="auto"/>
          </w:tcPr>
          <w:p>
            <w:pPr>
              <w:rPr>
                <w:rFonts w:ascii="宋体"/>
                <w:sz w:val="18"/>
              </w:rPr>
            </w:pPr>
            <w:r>
              <w:rPr>
                <w:rFonts w:ascii="宋体"/>
                <w:sz w:val="18"/>
              </w:rPr>
              <w:t>010F12</w:t>
            </w:r>
          </w:p>
        </w:tc>
        <w:tc>
          <w:tcPr>
            <w:tcW w:w="519" w:type="pct"/>
            <w:shd w:val="clear" w:color="auto" w:fill="auto"/>
          </w:tcPr>
          <w:p>
            <w:pPr>
              <w:rPr>
                <w:rFonts w:ascii="宋体"/>
                <w:sz w:val="18"/>
              </w:rPr>
            </w:pPr>
            <w:r>
              <w:rPr>
                <w:rFonts w:ascii="宋体"/>
                <w:sz w:val="18"/>
              </w:rPr>
              <w:t>19CFC9</w:t>
            </w:r>
          </w:p>
        </w:tc>
        <w:tc>
          <w:tcPr>
            <w:tcW w:w="519" w:type="pct"/>
            <w:shd w:val="clear" w:color="auto" w:fill="auto"/>
          </w:tcPr>
          <w:p>
            <w:pPr>
              <w:rPr>
                <w:rFonts w:ascii="宋体"/>
                <w:sz w:val="18"/>
              </w:rPr>
            </w:pPr>
            <w:r>
              <w:rPr>
                <w:rFonts w:ascii="宋体"/>
                <w:sz w:val="18"/>
              </w:rPr>
              <w:t>0277CE</w:t>
            </w:r>
          </w:p>
        </w:tc>
        <w:tc>
          <w:tcPr>
            <w:tcW w:w="519" w:type="pct"/>
            <w:shd w:val="clear" w:color="auto" w:fill="auto"/>
          </w:tcPr>
          <w:p>
            <w:pPr>
              <w:rPr>
                <w:rFonts w:ascii="宋体"/>
                <w:sz w:val="18"/>
              </w:rPr>
            </w:pPr>
            <w:r>
              <w:rPr>
                <w:rFonts w:ascii="宋体"/>
                <w:sz w:val="18"/>
              </w:rPr>
              <w:t>1BB807</w:t>
            </w:r>
          </w:p>
        </w:tc>
      </w:tr>
    </w:tbl>
    <w:p>
      <w:pPr>
        <w:tabs>
          <w:tab w:val="center" w:pos="4201"/>
          <w:tab w:val="right" w:leader="dot" w:pos="9298"/>
        </w:tabs>
        <w:autoSpaceDE w:val="0"/>
        <w:autoSpaceDN w:val="0"/>
        <w:ind w:firstLine="420" w:firstLineChars="200"/>
        <w:rPr>
          <w:rFonts w:hAnsi="宋体" w:cs="宋体"/>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不同的种子决定了LFSR的周期性序列。若是链路进行了交叉，则内部需要根据交叉后的值进行种子的重新映射。</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LFSR实现：</w:t>
      </w:r>
    </w:p>
    <w:p>
      <w:pPr>
        <w:tabs>
          <w:tab w:val="center" w:pos="4201"/>
          <w:tab w:val="right" w:leader="dot" w:pos="9298"/>
        </w:tabs>
        <w:autoSpaceDE w:val="0"/>
        <w:autoSpaceDN w:val="0"/>
        <w:ind w:firstLine="420" w:firstLineChars="200"/>
        <w:jc w:val="center"/>
      </w:pPr>
      <w:r>
        <w:drawing>
          <wp:inline distT="0" distB="0" distL="0" distR="0">
            <wp:extent cx="5760720" cy="5861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0720" cy="586105"/>
                    </a:xfrm>
                    <a:prstGeom prst="rect">
                      <a:avLst/>
                    </a:prstGeom>
                    <a:noFill/>
                    <a:ln>
                      <a:noFill/>
                    </a:ln>
                  </pic:spPr>
                </pic:pic>
              </a:graphicData>
            </a:graphic>
          </wp:inline>
        </w:drawing>
      </w:r>
      <w:r>
        <w:rPr>
          <w:rFonts w:hint="eastAsia" w:ascii="宋体" w:hAnsi="宋体"/>
          <w:sz w:val="18"/>
          <w:szCs w:val="21"/>
        </w:rPr>
        <w:t>图8-</w:t>
      </w:r>
      <w:r>
        <w:rPr>
          <w:rFonts w:ascii="宋体" w:hAnsi="宋体"/>
          <w:sz w:val="18"/>
          <w:szCs w:val="21"/>
        </w:rPr>
        <w:t>5</w:t>
      </w:r>
      <w:r>
        <w:rPr>
          <w:rFonts w:hint="eastAsia" w:ascii="宋体" w:hAnsi="宋体"/>
          <w:sz w:val="18"/>
          <w:szCs w:val="21"/>
        </w:rPr>
        <w:t xml:space="preserve"> 加扰原理图</w:t>
      </w:r>
    </w:p>
    <w:p>
      <w:pPr>
        <w:tabs>
          <w:tab w:val="center" w:pos="4201"/>
          <w:tab w:val="right" w:leader="dot" w:pos="9298"/>
        </w:tabs>
        <w:autoSpaceDE w:val="0"/>
        <w:autoSpaceDN w:val="0"/>
        <w:ind w:firstLine="420" w:firstLineChars="200"/>
        <w:jc w:val="cente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加扰规则：</w:t>
      </w:r>
    </w:p>
    <w:p>
      <w:pPr>
        <w:pStyle w:val="46"/>
        <w:numPr>
          <w:ilvl w:val="0"/>
          <w:numId w:val="21"/>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数据和控制字符在正常的传输过程中需要进行加扰。</w:t>
      </w:r>
    </w:p>
    <w:p>
      <w:pPr>
        <w:pStyle w:val="46"/>
        <w:numPr>
          <w:ilvl w:val="0"/>
          <w:numId w:val="21"/>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测试模式下支持不加扰。</w:t>
      </w:r>
    </w:p>
    <w:p>
      <w:pPr>
        <w:pStyle w:val="46"/>
        <w:numPr>
          <w:ilvl w:val="0"/>
          <w:numId w:val="21"/>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COM字符不加扰，且接收或发送COM字符时，LFSR当前值重置为初始种子。</w:t>
      </w:r>
    </w:p>
    <w:p>
      <w:pPr>
        <w:pStyle w:val="46"/>
        <w:numPr>
          <w:ilvl w:val="1"/>
          <w:numId w:val="2"/>
        </w:numPr>
        <w:snapToGrid w:val="0"/>
        <w:spacing w:before="120" w:beforeLines="50" w:after="120" w:afterLines="50" w:line="360" w:lineRule="auto"/>
        <w:ind w:firstLineChars="0"/>
        <w:rPr>
          <w:rFonts w:eastAsia="黑体"/>
        </w:rPr>
      </w:pPr>
      <w:bookmarkStart w:id="37" w:name="_Toc124589813"/>
      <w:r>
        <w:rPr>
          <w:rFonts w:hint="eastAsia" w:eastAsia="黑体"/>
        </w:rPr>
        <w:t>编解码</w:t>
      </w:r>
      <w:bookmarkEnd w:id="37"/>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采用128/130b编码，将128bit数据或控制字符编码为130bit块传输，bit[129:128]表示同步头，主要用于接收端的数据对齐。同步头有“01”和“10”两种，“01”表示bit[127:0]是数据字符，表示为D码，“10”表示bit[127:0]是控制字符，表示为K码。</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K码可以根据协议层定义混合K码和D码的方式。需要注意的是，COM码作为特殊的控制码，用于做定帧和同步，因此不包含数据，也不能被加扰。128b/130b编码格式如下图所示：</w:t>
      </w:r>
    </w:p>
    <w:p>
      <w:pPr>
        <w:tabs>
          <w:tab w:val="center" w:pos="4201"/>
          <w:tab w:val="right" w:leader="dot" w:pos="9298"/>
        </w:tabs>
        <w:autoSpaceDE w:val="0"/>
        <w:autoSpaceDN w:val="0"/>
        <w:ind w:firstLine="420" w:firstLineChars="200"/>
        <w:jc w:val="center"/>
      </w:pPr>
      <w:r>
        <w:drawing>
          <wp:inline distT="0" distB="0" distL="0" distR="0">
            <wp:extent cx="5149850" cy="819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49850" cy="8191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6</w:t>
      </w:r>
      <w:r>
        <w:rPr>
          <w:rFonts w:hint="eastAsia" w:ascii="宋体" w:hAnsi="宋体"/>
          <w:sz w:val="18"/>
          <w:szCs w:val="21"/>
        </w:rPr>
        <w:t xml:space="preserve"> 128b/130b编码格式</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接收到同步头为“11”或“00”的块是同步错误情况，并将此错误上报。</w:t>
      </w:r>
    </w:p>
    <w:p>
      <w:pPr>
        <w:pStyle w:val="46"/>
        <w:numPr>
          <w:ilvl w:val="1"/>
          <w:numId w:val="2"/>
        </w:numPr>
        <w:snapToGrid w:val="0"/>
        <w:spacing w:before="120" w:beforeLines="50" w:after="120" w:afterLines="50" w:line="360" w:lineRule="auto"/>
        <w:ind w:firstLineChars="0"/>
        <w:rPr>
          <w:rFonts w:eastAsia="黑体"/>
          <w:b/>
          <w:bCs/>
        </w:rPr>
      </w:pPr>
      <w:bookmarkStart w:id="38" w:name="_Toc124589814"/>
      <w:r>
        <w:rPr>
          <w:rFonts w:hint="eastAsia" w:eastAsia="黑体"/>
          <w:b/>
          <w:bCs/>
        </w:rPr>
        <w:t>Alignment</w:t>
      </w:r>
      <w:bookmarkEnd w:id="38"/>
    </w:p>
    <w:p>
      <w:pPr>
        <w:pStyle w:val="46"/>
        <w:snapToGrid w:val="0"/>
        <w:spacing w:line="360" w:lineRule="auto"/>
        <w:rPr>
          <w:rFonts w:ascii="Times New Roman" w:hAnsi="Times New Roman" w:eastAsiaTheme="minorEastAsia"/>
        </w:rPr>
      </w:pPr>
      <w:r>
        <w:rPr>
          <w:rFonts w:ascii="Times New Roman" w:hAnsi="Times New Roman" w:eastAsiaTheme="minorEastAsia"/>
        </w:rPr>
        <w:t>由于</w:t>
      </w:r>
      <w:r>
        <w:rPr>
          <w:rFonts w:hint="eastAsia" w:ascii="Times New Roman" w:hAnsi="Times New Roman" w:eastAsiaTheme="minorEastAsia"/>
        </w:rPr>
        <w:t>SerDes</w:t>
      </w:r>
      <w:r>
        <w:rPr>
          <w:rFonts w:ascii="Times New Roman" w:hAnsi="Times New Roman" w:eastAsiaTheme="minorEastAsia"/>
        </w:rPr>
        <w:t>的</w:t>
      </w:r>
      <w:r>
        <w:rPr>
          <w:rFonts w:hint="eastAsia" w:ascii="Times New Roman" w:hAnsi="Times New Roman" w:eastAsiaTheme="minorEastAsia"/>
        </w:rPr>
        <w:t>发送端</w:t>
      </w:r>
      <w:r>
        <w:rPr>
          <w:rFonts w:ascii="Times New Roman" w:hAnsi="Times New Roman" w:eastAsiaTheme="minorEastAsia"/>
        </w:rPr>
        <w:t>和</w:t>
      </w:r>
      <w:r>
        <w:rPr>
          <w:rFonts w:hint="eastAsia" w:ascii="Times New Roman" w:hAnsi="Times New Roman" w:eastAsiaTheme="minorEastAsia"/>
        </w:rPr>
        <w:t>接收</w:t>
      </w:r>
      <w:r>
        <w:rPr>
          <w:rFonts w:ascii="Times New Roman" w:hAnsi="Times New Roman" w:eastAsiaTheme="minorEastAsia"/>
        </w:rPr>
        <w:t>端的启动时间不同，并且在发送数据的过程中，容易出现数据偏移，因此需要Alignment进行数据同步，使得</w:t>
      </w:r>
      <w:r>
        <w:rPr>
          <w:rFonts w:hint="eastAsia" w:ascii="Times New Roman" w:hAnsi="Times New Roman" w:eastAsiaTheme="minorEastAsia"/>
        </w:rPr>
        <w:t>DPL</w:t>
      </w:r>
      <w:r>
        <w:rPr>
          <w:rFonts w:ascii="Times New Roman" w:hAnsi="Times New Roman" w:eastAsiaTheme="minorEastAsia"/>
        </w:rPr>
        <w:t>层能够准确找到</w:t>
      </w:r>
      <w:r>
        <w:rPr>
          <w:rFonts w:hint="eastAsia" w:ascii="Times New Roman" w:hAnsi="Times New Roman" w:eastAsiaTheme="minorEastAsia"/>
        </w:rPr>
        <w:t>字符块</w:t>
      </w:r>
      <w:r>
        <w:rPr>
          <w:rFonts w:ascii="Times New Roman" w:hAnsi="Times New Roman" w:eastAsiaTheme="minorEastAsia"/>
        </w:rPr>
        <w:t>的起始位置</w:t>
      </w:r>
      <w:r>
        <w:rPr>
          <w:rFonts w:hint="eastAsia" w:ascii="Times New Roman" w:hAnsi="Times New Roman" w:eastAsiaTheme="minorEastAsia"/>
        </w:rPr>
        <w:t>。</w:t>
      </w:r>
    </w:p>
    <w:p>
      <w:pPr>
        <w:pStyle w:val="46"/>
        <w:snapToGrid w:val="0"/>
        <w:spacing w:line="360" w:lineRule="auto"/>
        <w:rPr>
          <w:rFonts w:ascii="Times New Roman" w:hAnsi="Times New Roman" w:eastAsiaTheme="minorEastAsia"/>
        </w:rPr>
      </w:pPr>
      <w:r>
        <w:rPr>
          <w:rFonts w:ascii="Times New Roman" w:hAnsi="Times New Roman" w:eastAsiaTheme="minorEastAsia"/>
        </w:rPr>
        <w:t xml:space="preserve">LINK </w:t>
      </w:r>
      <w:r>
        <w:rPr>
          <w:rFonts w:hint="eastAsia" w:ascii="Times New Roman" w:hAnsi="Times New Roman" w:eastAsiaTheme="minorEastAsia"/>
        </w:rPr>
        <w:t>发送端</w:t>
      </w:r>
      <w:r>
        <w:rPr>
          <w:rFonts w:ascii="Times New Roman" w:hAnsi="Times New Roman" w:eastAsiaTheme="minorEastAsia"/>
        </w:rPr>
        <w:t>会周期性的发送COM码作为同步信息。Alignment模块的目标是检测到COM码，并将数据对齐发送。因此需要在内部缓存一拍数据，并和下一拍的数据拼接</w:t>
      </w:r>
      <w:r>
        <w:rPr>
          <w:rFonts w:hint="eastAsia" w:ascii="Times New Roman" w:hAnsi="Times New Roman" w:eastAsiaTheme="minorEastAsia"/>
        </w:rPr>
        <w:t>成一个260bit的buffer进行</w:t>
      </w:r>
      <w:r>
        <w:rPr>
          <w:rFonts w:ascii="Times New Roman" w:hAnsi="Times New Roman" w:eastAsiaTheme="minorEastAsia"/>
        </w:rPr>
        <w:t>检测。检测到COM码时，将输出数据重新同步到正确的位置</w:t>
      </w:r>
      <w:r>
        <w:rPr>
          <w:rFonts w:hint="eastAsia" w:ascii="Times New Roman" w:hAnsi="Times New Roman" w:eastAsiaTheme="minorEastAsia"/>
        </w:rPr>
        <w:t>，并输出当前位置为label</w:t>
      </w:r>
      <w:r>
        <w:rPr>
          <w:rFonts w:ascii="Times New Roman" w:hAnsi="Times New Roman" w:eastAsiaTheme="minorEastAsia"/>
        </w:rPr>
        <w:t>。</w:t>
      </w:r>
    </w:p>
    <w:p>
      <w:pPr>
        <w:tabs>
          <w:tab w:val="center" w:pos="4201"/>
          <w:tab w:val="right" w:leader="dot" w:pos="9298"/>
        </w:tabs>
        <w:autoSpaceDE w:val="0"/>
        <w:autoSpaceDN w:val="0"/>
        <w:ind w:firstLine="420" w:firstLineChars="200"/>
        <w:jc w:val="center"/>
        <w:rPr>
          <w:rFonts w:hAnsi="宋体" w:cs="宋体"/>
          <w:color w:val="333333"/>
          <w:szCs w:val="21"/>
          <w:shd w:val="clear" w:color="auto" w:fill="FFFFFF"/>
        </w:rPr>
      </w:pPr>
      <w:r>
        <w:rPr>
          <w:rFonts w:hAnsi="宋体" w:cs="宋体"/>
          <w:color w:val="333333"/>
          <w:szCs w:val="21"/>
          <w:shd w:val="clear" w:color="auto" w:fill="FFFFFF"/>
        </w:rPr>
        <w:drawing>
          <wp:inline distT="0" distB="0" distL="0" distR="0">
            <wp:extent cx="3835400" cy="179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35400" cy="17970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7</w:t>
      </w:r>
      <w:r>
        <w:rPr>
          <w:rFonts w:hint="eastAsia" w:ascii="宋体" w:hAnsi="宋体"/>
          <w:sz w:val="18"/>
          <w:szCs w:val="21"/>
        </w:rPr>
        <w:t xml:space="preserve"> alignment识别COM码示意图</w:t>
      </w:r>
    </w:p>
    <w:p>
      <w:pPr>
        <w:tabs>
          <w:tab w:val="center" w:pos="4201"/>
          <w:tab w:val="right" w:leader="dot" w:pos="9298"/>
        </w:tabs>
        <w:autoSpaceDE w:val="0"/>
        <w:autoSpaceDN w:val="0"/>
        <w:ind w:firstLine="420" w:firstLineChars="200"/>
        <w:jc w:val="center"/>
        <w:rPr>
          <w:rFonts w:hAnsi="宋体" w:cs="宋体"/>
          <w:color w:val="333333"/>
          <w:szCs w:val="21"/>
          <w:shd w:val="clear" w:color="auto" w:fill="FFFFFF"/>
        </w:rPr>
      </w:pPr>
    </w:p>
    <w:p>
      <w:pPr>
        <w:pStyle w:val="46"/>
        <w:numPr>
          <w:ilvl w:val="2"/>
          <w:numId w:val="2"/>
        </w:numPr>
        <w:snapToGrid w:val="0"/>
        <w:spacing w:line="360" w:lineRule="auto"/>
        <w:ind w:firstLineChars="0"/>
        <w:rPr>
          <w:rFonts w:ascii="Times New Roman" w:hAnsi="Times New Roman" w:eastAsia="黑体"/>
        </w:rPr>
      </w:pPr>
      <w:bookmarkStart w:id="39" w:name="_Toc124589815"/>
      <w:r>
        <w:rPr>
          <w:rFonts w:hint="eastAsia" w:ascii="Times New Roman" w:hAnsi="Times New Roman" w:eastAsia="黑体"/>
        </w:rPr>
        <w:t>可信度计数器</w:t>
      </w:r>
      <w:bookmarkEnd w:id="39"/>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由于alignment功能是依靠识别COM码的固定码方式，有可能会存在着两个数据拼接中恰好和COM码相同的情况。因此在这里增加一个可信度计数器credible_cnt：每当收到一个COM码时，label的位置没有发生改变，则可信度计数器加一。若收到COM码时，label的位置发生了改变，则可信度计数器减一，若可信度计数器等于0，则可以更新最新的label值。如图所示：</w:t>
      </w:r>
    </w:p>
    <w:p>
      <w:pPr>
        <w:tabs>
          <w:tab w:val="center" w:pos="4201"/>
          <w:tab w:val="right" w:leader="dot" w:pos="9298"/>
        </w:tabs>
        <w:autoSpaceDE w:val="0"/>
        <w:autoSpaceDN w:val="0"/>
        <w:ind w:firstLine="420" w:firstLineChars="200"/>
        <w:jc w:val="center"/>
        <w:rPr>
          <w:rFonts w:hAnsi="宋体" w:cs="宋体"/>
          <w:color w:val="333333"/>
          <w:szCs w:val="21"/>
          <w:shd w:val="clear" w:color="auto" w:fill="FFFFFF"/>
        </w:rPr>
      </w:pPr>
      <w:r>
        <w:rPr>
          <w:rFonts w:hAnsi="宋体" w:cs="宋体"/>
          <w:color w:val="333333"/>
          <w:szCs w:val="21"/>
          <w:shd w:val="clear" w:color="auto" w:fill="FFFFFF"/>
        </w:rPr>
        <w:drawing>
          <wp:inline distT="0" distB="0" distL="0" distR="0">
            <wp:extent cx="3289300" cy="4883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89300" cy="48831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8</w:t>
      </w:r>
      <w:r>
        <w:rPr>
          <w:rFonts w:hint="eastAsia" w:ascii="宋体" w:hAnsi="宋体"/>
          <w:sz w:val="18"/>
          <w:szCs w:val="21"/>
        </w:rPr>
        <w:t xml:space="preserve"> 可信度计数器流程图</w:t>
      </w:r>
    </w:p>
    <w:p>
      <w:pPr>
        <w:tabs>
          <w:tab w:val="center" w:pos="4201"/>
          <w:tab w:val="right" w:leader="dot" w:pos="9298"/>
        </w:tabs>
        <w:autoSpaceDE w:val="0"/>
        <w:autoSpaceDN w:val="0"/>
        <w:ind w:firstLine="420" w:firstLineChars="200"/>
        <w:jc w:val="center"/>
        <w:rPr>
          <w:rFonts w:hAnsi="宋体" w:cs="宋体"/>
          <w:color w:val="333333"/>
          <w:szCs w:val="21"/>
          <w:shd w:val="clear" w:color="auto" w:fill="FFFFFF"/>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最大可信度作为可配置使用，且最大可信度建议不要配置为0。</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若是出现了由于时钟偏差而导致的累积错误，即链路可能会在运转一段时间后多出一个或少一个bit，那么此时的label应该需要改变，才能够正确接收到数据。此时可信度计数器credible_cnt会在每接收一个COM后减一，直到减到0，label才会改变。因此最大可信度credible_max会影响出现这个问题后的恢复时间：最大可信度配置的越大，则需要收到COM码的数量越多。</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alignment收到一个com码，会上报align_down信号。</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如果label发生改变，会上报align_change信号。</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在align_done信号之前，所有传输的数据都是无效数据。</w:t>
      </w:r>
    </w:p>
    <w:p>
      <w:pPr>
        <w:pStyle w:val="46"/>
        <w:numPr>
          <w:ilvl w:val="1"/>
          <w:numId w:val="2"/>
        </w:numPr>
        <w:snapToGrid w:val="0"/>
        <w:spacing w:before="120" w:beforeLines="50" w:after="120" w:afterLines="50" w:line="360" w:lineRule="auto"/>
        <w:ind w:firstLineChars="0"/>
        <w:rPr>
          <w:rFonts w:eastAsia="黑体"/>
        </w:rPr>
      </w:pPr>
      <w:bookmarkStart w:id="40" w:name="_Toc124589816"/>
      <w:r>
        <w:rPr>
          <w:rFonts w:hint="eastAsia" w:eastAsia="黑体"/>
        </w:rPr>
        <w:t>链路交叉</w:t>
      </w:r>
      <w:bookmarkEnd w:id="40"/>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Die To Die在封装打线的时候，不一定会按照顺序连接。因此需要支持链路全交叉，即可以通过链路选择寄存器和链路模式寄存器配置通道的数量和物理交叉。</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链路选择寄存器只作用在发送端，用于控制发送端的每一条通道应该取哪一个发送端的LINK层通道的数据。这里默认定义link层的数据是从小到大依次进行分发。即如果是配置的链路模式寄存器为2，则表示有四条通道进行工作，那么link层下发的数据即是0号、1号、2号、3号数据。</w:t>
      </w:r>
    </w:p>
    <w:p>
      <w:pPr>
        <w:tabs>
          <w:tab w:val="center" w:pos="4201"/>
          <w:tab w:val="right" w:leader="dot" w:pos="9298"/>
        </w:tabs>
        <w:autoSpaceDE w:val="0"/>
        <w:autoSpaceDN w:val="0"/>
        <w:ind w:firstLine="420" w:firstLineChars="200"/>
        <w:jc w:val="center"/>
        <w:rPr>
          <w:rFonts w:ascii="仿宋" w:hAnsi="仿宋" w:cs="仿宋"/>
          <w:szCs w:val="21"/>
        </w:rPr>
      </w:pPr>
      <w:r>
        <w:rPr>
          <w:rFonts w:ascii="仿宋" w:hAnsi="仿宋" w:cs="仿宋"/>
          <w:szCs w:val="21"/>
        </w:rPr>
        <w:drawing>
          <wp:inline distT="0" distB="0" distL="0" distR="0">
            <wp:extent cx="2616200" cy="2311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16200" cy="23114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9</w:t>
      </w:r>
      <w:r>
        <w:rPr>
          <w:rFonts w:hint="eastAsia" w:ascii="宋体" w:hAnsi="宋体"/>
          <w:sz w:val="18"/>
          <w:szCs w:val="21"/>
        </w:rPr>
        <w:t xml:space="preserve"> 发送端LINK层到DPL层数据有效通路</w:t>
      </w:r>
    </w:p>
    <w:p>
      <w:pPr>
        <w:tabs>
          <w:tab w:val="center" w:pos="4201"/>
          <w:tab w:val="right" w:leader="dot" w:pos="9298"/>
        </w:tabs>
        <w:autoSpaceDE w:val="0"/>
        <w:autoSpaceDN w:val="0"/>
        <w:ind w:firstLine="420" w:firstLineChars="200"/>
        <w:jc w:val="center"/>
        <w:rPr>
          <w:rFonts w:ascii="仿宋" w:hAnsi="仿宋" w:cs="仿宋"/>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RX端会根据EPL层检测到的产生能量的signal_detect信号来判断，是哪条通道上获取到了数据。这里默认定义了，RX端的数据会依通道序号的排列顺序，从小到大依次将接收端的DPL层层通道的数据发送给RL层。如果是配置的链路模式寄存器为2，则表示有四条通道进行工作，那么DPL层接收的数据需要送给link层的0号、1号、2号、3号数据通路。</w:t>
      </w:r>
    </w:p>
    <w:p>
      <w:pPr>
        <w:ind w:firstLine="420"/>
        <w:jc w:val="center"/>
        <w:rPr>
          <w:rFonts w:ascii="仿宋" w:hAnsi="仿宋" w:cs="仿宋"/>
          <w:szCs w:val="21"/>
        </w:rPr>
      </w:pPr>
      <w:r>
        <w:rPr>
          <w:rFonts w:ascii="仿宋" w:hAnsi="仿宋" w:cs="仿宋"/>
          <w:szCs w:val="21"/>
        </w:rPr>
        <w:drawing>
          <wp:inline distT="0" distB="0" distL="0" distR="0">
            <wp:extent cx="2387600" cy="2127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87600" cy="21272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10</w:t>
      </w:r>
      <w:r>
        <w:rPr>
          <w:rFonts w:hint="eastAsia" w:ascii="宋体" w:hAnsi="宋体"/>
          <w:sz w:val="18"/>
          <w:szCs w:val="21"/>
        </w:rPr>
        <w:t xml:space="preserve"> 接收端DPL层到LINK层数据有效通路</w:t>
      </w:r>
    </w:p>
    <w:p>
      <w:pPr>
        <w:ind w:firstLine="420"/>
        <w:jc w:val="center"/>
        <w:rPr>
          <w:rFonts w:ascii="宋体"/>
          <w:kern w:val="0"/>
          <w:szCs w:val="20"/>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例如：下图为在链路模式寄存器等于2，即开启四条通道的示意图。此时物理上的连线如下：</w:t>
      </w:r>
    </w:p>
    <w:p>
      <w:pPr>
        <w:pStyle w:val="46"/>
        <w:numPr>
          <w:ilvl w:val="0"/>
          <w:numId w:val="22"/>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发送端的EPL的0号通道和接收端的EPL的4号通道相连；</w:t>
      </w:r>
    </w:p>
    <w:p>
      <w:pPr>
        <w:pStyle w:val="46"/>
        <w:numPr>
          <w:ilvl w:val="0"/>
          <w:numId w:val="22"/>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发送端的EPL的2号通道和接收端的EPL的7号通道相连；</w:t>
      </w:r>
    </w:p>
    <w:p>
      <w:pPr>
        <w:pStyle w:val="46"/>
        <w:numPr>
          <w:ilvl w:val="0"/>
          <w:numId w:val="22"/>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发送端的EPL的3号通道和接收端的EPL的3号通道相连；</w:t>
      </w:r>
    </w:p>
    <w:p>
      <w:pPr>
        <w:pStyle w:val="46"/>
        <w:numPr>
          <w:ilvl w:val="0"/>
          <w:numId w:val="22"/>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发送端的EPL的7号通道和接收端的EPL的1号通道相连。</w:t>
      </w:r>
    </w:p>
    <w:p>
      <w:pPr>
        <w:pStyle w:val="46"/>
        <w:snapToGrid w:val="0"/>
        <w:spacing w:line="360" w:lineRule="auto"/>
        <w:ind w:firstLine="630" w:firstLineChars="300"/>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由于接收端的DPL层会将激活的通道重新排序，从小到大依次推入Received Link层。那么可以判断出来，发送端的DPL层需要做如下操作才能够满足数据链路的正常通路：</w:t>
      </w:r>
    </w:p>
    <w:p>
      <w:pPr>
        <w:pStyle w:val="46"/>
        <w:numPr>
          <w:ilvl w:val="0"/>
          <w:numId w:val="23"/>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发送端的DPL层的0号通道和发送端的EPL的7号通道相连；</w:t>
      </w:r>
    </w:p>
    <w:p>
      <w:pPr>
        <w:pStyle w:val="46"/>
        <w:numPr>
          <w:ilvl w:val="0"/>
          <w:numId w:val="23"/>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发送端的DPL层的1号通道和发送端的EPL的3号通道相连；</w:t>
      </w:r>
    </w:p>
    <w:p>
      <w:pPr>
        <w:pStyle w:val="46"/>
        <w:numPr>
          <w:ilvl w:val="0"/>
          <w:numId w:val="23"/>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发送端的DPL层的2号通道和发送端的EPL的0号通道相连；</w:t>
      </w:r>
    </w:p>
    <w:p>
      <w:pPr>
        <w:pStyle w:val="46"/>
        <w:numPr>
          <w:ilvl w:val="0"/>
          <w:numId w:val="23"/>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发送端的DPL层的3号通道和发送端的EPL的2号通道相连。</w:t>
      </w:r>
    </w:p>
    <w:p>
      <w:pPr>
        <w:pStyle w:val="46"/>
        <w:snapToGrid w:val="0"/>
        <w:spacing w:line="360" w:lineRule="auto"/>
        <w:ind w:firstLine="630" w:firstLineChars="300"/>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因此需要根据得到的连接关系，配置发送端的DPL层的各个通道的数据来源。如下图表示在上述连接关系中，DPL到EPL的链路交叉示例。</w:t>
      </w:r>
    </w:p>
    <w:p>
      <w:pPr>
        <w:tabs>
          <w:tab w:val="center" w:pos="4201"/>
          <w:tab w:val="right" w:leader="dot" w:pos="9298"/>
        </w:tabs>
        <w:autoSpaceDE w:val="0"/>
        <w:autoSpaceDN w:val="0"/>
        <w:ind w:firstLine="420" w:firstLineChars="200"/>
      </w:pPr>
      <w:r>
        <w:drawing>
          <wp:inline distT="0" distB="0" distL="0" distR="0">
            <wp:extent cx="5556250" cy="2914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56250" cy="29146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w:t>
      </w:r>
      <w:r>
        <w:rPr>
          <w:rFonts w:ascii="宋体" w:hAnsi="宋体"/>
          <w:sz w:val="18"/>
          <w:szCs w:val="21"/>
        </w:rPr>
        <w:t>11</w:t>
      </w:r>
      <w:r>
        <w:rPr>
          <w:rFonts w:hint="eastAsia" w:ascii="宋体" w:hAnsi="宋体"/>
          <w:sz w:val="18"/>
          <w:szCs w:val="21"/>
        </w:rPr>
        <w:t xml:space="preserve"> 链路交叉示例</w:t>
      </w:r>
    </w:p>
    <w:p>
      <w:pPr>
        <w:tabs>
          <w:tab w:val="center" w:pos="4201"/>
          <w:tab w:val="right" w:leader="dot" w:pos="9298"/>
        </w:tabs>
        <w:autoSpaceDE w:val="0"/>
        <w:autoSpaceDN w:val="0"/>
        <w:ind w:firstLine="420" w:firstLineChars="200"/>
        <w:jc w:val="cente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全交叉功能亦可用于链路维修。若在使用的1/2/4条通道的情况下，其中一条通道出现物理性损坏，可以通过全交叉功能，将未被使用的通道利用起来。</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注：交叉功能改变后，必须重新建链才可使用。</w:t>
      </w:r>
    </w:p>
    <w:p>
      <w:pPr>
        <w:pStyle w:val="46"/>
        <w:numPr>
          <w:ilvl w:val="1"/>
          <w:numId w:val="2"/>
        </w:numPr>
        <w:snapToGrid w:val="0"/>
        <w:spacing w:before="120" w:beforeLines="50" w:after="120" w:afterLines="50" w:line="360" w:lineRule="auto"/>
        <w:ind w:firstLineChars="0"/>
        <w:rPr>
          <w:rFonts w:eastAsia="黑体"/>
        </w:rPr>
      </w:pPr>
      <w:bookmarkStart w:id="41" w:name="_Toc124589817"/>
      <w:r>
        <w:rPr>
          <w:rFonts w:hint="eastAsia" w:eastAsia="黑体"/>
        </w:rPr>
        <w:t>通道极性反转</w:t>
      </w:r>
      <w:bookmarkEnd w:id="41"/>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设备需要支持通道的极性反转，以应对复杂多变的Die To Die封装情况。本标准定义了Master设备和Slave设备，因此可以通过配置Master Die的发送端和接收端进行单边的极性反转即可，如下图所示：</w:t>
      </w:r>
    </w:p>
    <w:p>
      <w:pPr>
        <w:tabs>
          <w:tab w:val="center" w:pos="4201"/>
          <w:tab w:val="right" w:leader="dot" w:pos="9298"/>
        </w:tabs>
        <w:autoSpaceDE w:val="0"/>
        <w:autoSpaceDN w:val="0"/>
        <w:ind w:firstLine="420" w:firstLineChars="200"/>
        <w:jc w:val="center"/>
      </w:pPr>
      <w:r>
        <w:drawing>
          <wp:inline distT="0" distB="0" distL="0" distR="0">
            <wp:extent cx="2514600" cy="3054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14600" cy="30543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图8-1</w:t>
      </w:r>
      <w:r>
        <w:rPr>
          <w:rFonts w:ascii="宋体" w:hAnsi="宋体"/>
          <w:sz w:val="18"/>
          <w:szCs w:val="21"/>
        </w:rPr>
        <w:t>2</w:t>
      </w:r>
      <w:r>
        <w:rPr>
          <w:rFonts w:hint="eastAsia" w:ascii="宋体" w:hAnsi="宋体"/>
          <w:sz w:val="18"/>
          <w:szCs w:val="21"/>
        </w:rPr>
        <w:t xml:space="preserve"> 链路极性反转示意图</w:t>
      </w:r>
    </w:p>
    <w:p>
      <w:pPr>
        <w:tabs>
          <w:tab w:val="center" w:pos="4201"/>
          <w:tab w:val="right" w:leader="dot" w:pos="9298"/>
        </w:tabs>
        <w:autoSpaceDE w:val="0"/>
        <w:autoSpaceDN w:val="0"/>
        <w:ind w:firstLine="420" w:firstLineChars="200"/>
        <w:jc w:val="center"/>
      </w:pPr>
    </w:p>
    <w:p>
      <w:pPr>
        <w:pStyle w:val="52"/>
        <w:numPr>
          <w:ilvl w:val="0"/>
          <w:numId w:val="2"/>
        </w:numPr>
        <w:snapToGrid w:val="0"/>
        <w:spacing w:before="240" w:after="240" w:line="360" w:lineRule="auto"/>
        <w:rPr>
          <w:rFonts w:ascii="Times New Roman"/>
        </w:rPr>
      </w:pPr>
      <w:bookmarkStart w:id="42" w:name="_Toc127911850"/>
      <w:bookmarkStart w:id="43" w:name="_Toc124589818"/>
      <w:r>
        <w:rPr>
          <w:rFonts w:hint="eastAsia" w:ascii="Times New Roman"/>
        </w:rPr>
        <w:t>电气物理层（Electrical</w:t>
      </w:r>
      <w:r>
        <w:rPr>
          <w:rFonts w:ascii="Times New Roman"/>
        </w:rPr>
        <w:t xml:space="preserve"> </w:t>
      </w:r>
      <w:r>
        <w:rPr>
          <w:rFonts w:hint="eastAsia" w:ascii="Times New Roman"/>
        </w:rPr>
        <w:t>Physical</w:t>
      </w:r>
      <w:r>
        <w:rPr>
          <w:rFonts w:ascii="Times New Roman"/>
        </w:rPr>
        <w:t xml:space="preserve"> </w:t>
      </w:r>
      <w:r>
        <w:rPr>
          <w:rFonts w:hint="eastAsia" w:ascii="Times New Roman"/>
        </w:rPr>
        <w:t>Layer）</w:t>
      </w:r>
      <w:bookmarkEnd w:id="42"/>
      <w:bookmarkEnd w:id="43"/>
    </w:p>
    <w:p>
      <w:pPr>
        <w:pStyle w:val="46"/>
        <w:snapToGrid w:val="0"/>
        <w:spacing w:line="360" w:lineRule="auto"/>
        <w:rPr>
          <w:rFonts w:ascii="Times New Roman" w:hAnsi="Times New Roman" w:eastAsiaTheme="minorEastAsia"/>
        </w:rPr>
      </w:pPr>
      <w:bookmarkStart w:id="44" w:name="_Hlk115356607"/>
      <w:r>
        <w:rPr>
          <w:rFonts w:ascii="Times New Roman" w:hAnsi="Times New Roman" w:eastAsiaTheme="minorEastAsia"/>
        </w:rPr>
        <w:t>电气规格的关键属性包括:</w:t>
      </w:r>
    </w:p>
    <w:p>
      <w:pPr>
        <w:pStyle w:val="46"/>
        <w:numPr>
          <w:ilvl w:val="0"/>
          <w:numId w:val="24"/>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支持单通道1</w:t>
      </w:r>
      <w:r>
        <w:rPr>
          <w:rFonts w:ascii="Times New Roman" w:hAnsi="Times New Roman" w:eastAsiaTheme="minorEastAsia"/>
        </w:rPr>
        <w:t>28</w:t>
      </w:r>
      <w:r>
        <w:rPr>
          <w:rFonts w:hint="eastAsia" w:ascii="Times New Roman" w:hAnsi="Times New Roman" w:eastAsiaTheme="minorEastAsia"/>
        </w:rPr>
        <w:t>/</w:t>
      </w:r>
      <w:r>
        <w:rPr>
          <w:rFonts w:ascii="Times New Roman" w:hAnsi="Times New Roman" w:eastAsiaTheme="minorEastAsia"/>
        </w:rPr>
        <w:t>64/</w:t>
      </w:r>
      <w:r>
        <w:rPr>
          <w:rFonts w:hint="eastAsia" w:ascii="Times New Roman" w:hAnsi="Times New Roman" w:eastAsiaTheme="minorEastAsia"/>
        </w:rPr>
        <w:t>3</w:t>
      </w:r>
      <w:r>
        <w:rPr>
          <w:rFonts w:ascii="Times New Roman" w:hAnsi="Times New Roman" w:eastAsiaTheme="minorEastAsia"/>
        </w:rPr>
        <w:t>2</w:t>
      </w:r>
      <w:r>
        <w:rPr>
          <w:rFonts w:hint="eastAsia" w:ascii="Times New Roman" w:hAnsi="Times New Roman" w:eastAsiaTheme="minorEastAsia"/>
        </w:rPr>
        <w:t>G</w:t>
      </w:r>
      <w:r>
        <w:rPr>
          <w:rFonts w:ascii="Times New Roman" w:hAnsi="Times New Roman" w:eastAsiaTheme="minorEastAsia"/>
        </w:rPr>
        <w:t>T/s</w:t>
      </w:r>
      <w:r>
        <w:rPr>
          <w:rFonts w:hint="eastAsia" w:ascii="Times New Roman" w:hAnsi="Times New Roman" w:eastAsiaTheme="minorEastAsia"/>
        </w:rPr>
        <w:t>的数据率；</w:t>
      </w:r>
    </w:p>
    <w:p>
      <w:pPr>
        <w:pStyle w:val="46"/>
        <w:numPr>
          <w:ilvl w:val="0"/>
          <w:numId w:val="24"/>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差分数据传输；</w:t>
      </w:r>
    </w:p>
    <w:p>
      <w:pPr>
        <w:pStyle w:val="46"/>
        <w:numPr>
          <w:ilvl w:val="0"/>
          <w:numId w:val="24"/>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直流或者交流耦合的Die</w:t>
      </w:r>
      <w:r>
        <w:rPr>
          <w:rFonts w:ascii="Times New Roman" w:hAnsi="Times New Roman" w:eastAsiaTheme="minorEastAsia"/>
        </w:rPr>
        <w:t>-</w:t>
      </w:r>
      <w:r>
        <w:rPr>
          <w:rFonts w:hint="eastAsia" w:ascii="Times New Roman" w:hAnsi="Times New Roman" w:eastAsiaTheme="minorEastAsia"/>
        </w:rPr>
        <w:t>to</w:t>
      </w:r>
      <w:r>
        <w:rPr>
          <w:rFonts w:ascii="Times New Roman" w:hAnsi="Times New Roman" w:eastAsiaTheme="minorEastAsia"/>
        </w:rPr>
        <w:t>-</w:t>
      </w:r>
      <w:r>
        <w:rPr>
          <w:rFonts w:hint="eastAsia" w:ascii="Times New Roman" w:hAnsi="Times New Roman" w:eastAsiaTheme="minorEastAsia"/>
        </w:rPr>
        <w:t>Die互联；</w:t>
      </w:r>
    </w:p>
    <w:p>
      <w:pPr>
        <w:pStyle w:val="46"/>
        <w:numPr>
          <w:ilvl w:val="0"/>
          <w:numId w:val="24"/>
        </w:numPr>
        <w:tabs>
          <w:tab w:val="center" w:pos="993"/>
          <w:tab w:val="clear" w:pos="4201"/>
        </w:tabs>
        <w:snapToGrid w:val="0"/>
        <w:spacing w:line="360" w:lineRule="auto"/>
        <w:ind w:firstLineChars="0"/>
        <w:rPr>
          <w:rFonts w:ascii="Times New Roman" w:hAnsi="Times New Roman" w:eastAsiaTheme="minorEastAsia"/>
        </w:rPr>
      </w:pPr>
      <w:r>
        <w:rPr>
          <w:rFonts w:ascii="Times New Roman" w:hAnsi="Times New Roman" w:eastAsiaTheme="minorEastAsia"/>
        </w:rPr>
        <w:t>数据中内嵌时钟,不需要</w:t>
      </w:r>
      <w:r>
        <w:rPr>
          <w:rFonts w:hint="eastAsia" w:ascii="Times New Roman" w:hAnsi="Times New Roman" w:eastAsiaTheme="minorEastAsia"/>
        </w:rPr>
        <w:t>单独的通道</w:t>
      </w:r>
      <w:r>
        <w:rPr>
          <w:rFonts w:ascii="Times New Roman" w:hAnsi="Times New Roman" w:eastAsiaTheme="minorEastAsia"/>
        </w:rPr>
        <w:t>传送时钟信号</w:t>
      </w:r>
      <w:r>
        <w:rPr>
          <w:rFonts w:hint="eastAsia" w:ascii="Times New Roman" w:hAnsi="Times New Roman" w:eastAsiaTheme="minorEastAsia"/>
        </w:rPr>
        <w:t>。</w:t>
      </w:r>
    </w:p>
    <w:bookmarkEnd w:id="44"/>
    <w:p>
      <w:pPr>
        <w:pStyle w:val="46"/>
        <w:numPr>
          <w:ilvl w:val="1"/>
          <w:numId w:val="2"/>
        </w:numPr>
        <w:snapToGrid w:val="0"/>
        <w:spacing w:before="120" w:beforeLines="50" w:after="120" w:afterLines="50" w:line="360" w:lineRule="auto"/>
        <w:ind w:firstLineChars="0"/>
        <w:rPr>
          <w:rFonts w:eastAsia="黑体"/>
        </w:rPr>
      </w:pPr>
      <w:bookmarkStart w:id="45" w:name="_Toc124589819"/>
      <w:r>
        <w:rPr>
          <w:rFonts w:hint="eastAsia" w:eastAsia="黑体"/>
        </w:rPr>
        <w:t>数据率</w:t>
      </w:r>
      <w:bookmarkEnd w:id="45"/>
    </w:p>
    <w:p>
      <w:pPr>
        <w:pStyle w:val="46"/>
        <w:snapToGrid w:val="0"/>
        <w:spacing w:line="360" w:lineRule="auto"/>
        <w:rPr>
          <w:rFonts w:hAnsi="宋体" w:cs="宋体"/>
        </w:rPr>
      </w:pPr>
      <w:r>
        <w:rPr>
          <w:rFonts w:hint="eastAsia" w:ascii="Times New Roman" w:hAnsi="Times New Roman" w:eastAsiaTheme="minorEastAsia"/>
        </w:rPr>
        <w:t>最高支持128GT/s的数据传输，并向下兼容64/32GT/s的数据传输。</w:t>
      </w:r>
    </w:p>
    <w:p>
      <w:pPr>
        <w:pStyle w:val="46"/>
        <w:numPr>
          <w:ilvl w:val="1"/>
          <w:numId w:val="2"/>
        </w:numPr>
        <w:snapToGrid w:val="0"/>
        <w:spacing w:before="120" w:beforeLines="50" w:after="120" w:afterLines="50" w:line="360" w:lineRule="auto"/>
        <w:ind w:firstLineChars="0"/>
        <w:rPr>
          <w:rFonts w:eastAsia="黑体"/>
        </w:rPr>
      </w:pPr>
      <w:bookmarkStart w:id="46" w:name="_Toc124589820"/>
      <w:r>
        <w:rPr>
          <w:rFonts w:hint="eastAsia" w:eastAsia="黑体"/>
        </w:rPr>
        <w:t>电学参数</w:t>
      </w:r>
      <w:bookmarkEnd w:id="46"/>
    </w:p>
    <w:tbl>
      <w:tblPr>
        <w:tblStyle w:val="34"/>
        <w:tblW w:w="92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106"/>
        <w:gridCol w:w="1701"/>
        <w:gridCol w:w="1701"/>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ind w:firstLine="360" w:firstLineChars="200"/>
              <w:jc w:val="center"/>
              <w:rPr>
                <w:rFonts w:ascii="Arial" w:hAnsi="Arial" w:cs="Arial"/>
                <w:sz w:val="18"/>
                <w:szCs w:val="21"/>
              </w:rPr>
            </w:pPr>
          </w:p>
        </w:tc>
        <w:tc>
          <w:tcPr>
            <w:tcW w:w="5103" w:type="dxa"/>
            <w:gridSpan w:val="3"/>
            <w:shd w:val="clear" w:color="auto" w:fill="auto"/>
          </w:tcPr>
          <w:p>
            <w:pPr>
              <w:jc w:val="center"/>
              <w:rPr>
                <w:rFonts w:ascii="Arial" w:hAnsi="Arial" w:cs="Arial"/>
                <w:sz w:val="18"/>
                <w:szCs w:val="21"/>
              </w:rPr>
            </w:pPr>
            <w:r>
              <w:rPr>
                <w:rFonts w:ascii="Arial" w:hAnsi="Arial" w:cs="Arial"/>
                <w:b/>
                <w:bCs/>
                <w:sz w:val="18"/>
                <w:szCs w:val="21"/>
                <w:shd w:val="clear" w:color="auto" w:fill="D7D7D7"/>
              </w:rPr>
              <w:t>标准封装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Data Rate (GT/s)</w:t>
            </w:r>
          </w:p>
        </w:tc>
        <w:tc>
          <w:tcPr>
            <w:tcW w:w="1701" w:type="dxa"/>
            <w:shd w:val="clear" w:color="auto" w:fill="auto"/>
          </w:tcPr>
          <w:p>
            <w:pPr>
              <w:rPr>
                <w:rFonts w:ascii="宋体"/>
                <w:sz w:val="18"/>
              </w:rPr>
            </w:pPr>
            <w:r>
              <w:rPr>
                <w:rFonts w:ascii="宋体"/>
                <w:sz w:val="18"/>
              </w:rPr>
              <w:t>32</w:t>
            </w:r>
          </w:p>
        </w:tc>
        <w:tc>
          <w:tcPr>
            <w:tcW w:w="1701" w:type="dxa"/>
            <w:shd w:val="clear" w:color="auto" w:fill="auto"/>
          </w:tcPr>
          <w:p>
            <w:pPr>
              <w:rPr>
                <w:rFonts w:ascii="宋体"/>
                <w:sz w:val="18"/>
              </w:rPr>
            </w:pPr>
            <w:r>
              <w:rPr>
                <w:rFonts w:ascii="宋体"/>
                <w:sz w:val="18"/>
              </w:rPr>
              <w:t>64</w:t>
            </w:r>
          </w:p>
        </w:tc>
        <w:tc>
          <w:tcPr>
            <w:tcW w:w="1701" w:type="dxa"/>
            <w:shd w:val="clear" w:color="auto" w:fill="auto"/>
          </w:tcPr>
          <w:p>
            <w:pPr>
              <w:rPr>
                <w:rFonts w:ascii="宋体"/>
                <w:sz w:val="18"/>
              </w:rPr>
            </w:pPr>
            <w:r>
              <w:rPr>
                <w:rFonts w:ascii="宋体"/>
                <w:sz w:val="18"/>
              </w:rPr>
              <w:t>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Power Efficiency Target (pJ/b)</w:t>
            </w:r>
          </w:p>
        </w:tc>
        <w:tc>
          <w:tcPr>
            <w:tcW w:w="1701" w:type="dxa"/>
            <w:shd w:val="clear" w:color="auto" w:fill="auto"/>
          </w:tcPr>
          <w:p>
            <w:pPr>
              <w:rPr>
                <w:rFonts w:ascii="宋体"/>
                <w:sz w:val="18"/>
              </w:rPr>
            </w:pPr>
            <w:r>
              <w:rPr>
                <w:rFonts w:ascii="宋体"/>
                <w:sz w:val="18"/>
              </w:rPr>
              <w:t>2.5</w:t>
            </w:r>
          </w:p>
        </w:tc>
        <w:tc>
          <w:tcPr>
            <w:tcW w:w="1701" w:type="dxa"/>
            <w:shd w:val="clear" w:color="auto" w:fill="auto"/>
          </w:tcPr>
          <w:p>
            <w:pPr>
              <w:rPr>
                <w:rFonts w:ascii="宋体"/>
                <w:sz w:val="18"/>
              </w:rPr>
            </w:pPr>
            <w:r>
              <w:rPr>
                <w:rFonts w:ascii="宋体"/>
                <w:sz w:val="18"/>
              </w:rPr>
              <w:t>2.5</w:t>
            </w:r>
          </w:p>
        </w:tc>
        <w:tc>
          <w:tcPr>
            <w:tcW w:w="1701" w:type="dxa"/>
            <w:shd w:val="clear" w:color="auto" w:fill="auto"/>
          </w:tcPr>
          <w:p>
            <w:pPr>
              <w:rPr>
                <w:rFonts w:ascii="宋体"/>
                <w:sz w:val="18"/>
              </w:rPr>
            </w:pPr>
            <w:r>
              <w:rPr>
                <w:rFonts w:ascii="宋体"/>
                <w:sz w:val="18"/>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Latency Target (TX+RX) (ns)</w:t>
            </w:r>
          </w:p>
        </w:tc>
        <w:tc>
          <w:tcPr>
            <w:tcW w:w="1701" w:type="dxa"/>
            <w:shd w:val="clear" w:color="auto" w:fill="auto"/>
          </w:tcPr>
          <w:p>
            <w:pPr>
              <w:rPr>
                <w:rFonts w:ascii="宋体"/>
                <w:sz w:val="18"/>
              </w:rPr>
            </w:pPr>
            <w:r>
              <w:rPr>
                <w:rFonts w:ascii="宋体"/>
                <w:sz w:val="18"/>
              </w:rPr>
              <w:t>6</w:t>
            </w:r>
          </w:p>
        </w:tc>
        <w:tc>
          <w:tcPr>
            <w:tcW w:w="1701" w:type="dxa"/>
            <w:shd w:val="clear" w:color="auto" w:fill="auto"/>
          </w:tcPr>
          <w:p>
            <w:pPr>
              <w:rPr>
                <w:rFonts w:ascii="宋体"/>
                <w:sz w:val="18"/>
              </w:rPr>
            </w:pPr>
            <w:r>
              <w:rPr>
                <w:rFonts w:ascii="宋体"/>
                <w:sz w:val="18"/>
              </w:rPr>
              <w:t>6</w:t>
            </w:r>
          </w:p>
        </w:tc>
        <w:tc>
          <w:tcPr>
            <w:tcW w:w="1701" w:type="dxa"/>
            <w:shd w:val="clear" w:color="auto" w:fill="auto"/>
          </w:tcPr>
          <w:p>
            <w:pPr>
              <w:rPr>
                <w:rFonts w:ascii="宋体"/>
                <w:sz w:val="18"/>
              </w:rPr>
            </w:pPr>
            <w:r>
              <w:rPr>
                <w:rFonts w:ascii="宋体"/>
                <w:sz w:val="1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Idle Power (% of peak power)</w:t>
            </w:r>
          </w:p>
        </w:tc>
        <w:tc>
          <w:tcPr>
            <w:tcW w:w="1701" w:type="dxa"/>
            <w:shd w:val="clear" w:color="auto" w:fill="auto"/>
          </w:tcPr>
          <w:p>
            <w:pPr>
              <w:rPr>
                <w:rFonts w:ascii="宋体"/>
                <w:sz w:val="18"/>
              </w:rPr>
            </w:pPr>
            <w:r>
              <w:rPr>
                <w:rFonts w:ascii="宋体"/>
                <w:sz w:val="18"/>
              </w:rPr>
              <w:t>10</w:t>
            </w:r>
          </w:p>
        </w:tc>
        <w:tc>
          <w:tcPr>
            <w:tcW w:w="1701" w:type="dxa"/>
            <w:shd w:val="clear" w:color="auto" w:fill="auto"/>
          </w:tcPr>
          <w:p>
            <w:pPr>
              <w:rPr>
                <w:rFonts w:ascii="宋体"/>
                <w:sz w:val="18"/>
              </w:rPr>
            </w:pPr>
            <w:r>
              <w:rPr>
                <w:rFonts w:ascii="宋体"/>
                <w:sz w:val="18"/>
              </w:rPr>
              <w:t>10</w:t>
            </w:r>
          </w:p>
        </w:tc>
        <w:tc>
          <w:tcPr>
            <w:tcW w:w="1701" w:type="dxa"/>
            <w:shd w:val="clear" w:color="auto" w:fill="auto"/>
          </w:tcPr>
          <w:p>
            <w:pPr>
              <w:rPr>
                <w:rFonts w:ascii="宋体"/>
                <w:sz w:val="18"/>
              </w:rPr>
            </w:pPr>
            <w:r>
              <w:rPr>
                <w:rFonts w:ascii="宋体"/>
                <w:sz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Channel Reach (mm)</w:t>
            </w:r>
          </w:p>
        </w:tc>
        <w:tc>
          <w:tcPr>
            <w:tcW w:w="1701" w:type="dxa"/>
            <w:shd w:val="clear" w:color="auto" w:fill="auto"/>
          </w:tcPr>
          <w:p>
            <w:pPr>
              <w:rPr>
                <w:rFonts w:ascii="宋体"/>
                <w:sz w:val="18"/>
              </w:rPr>
            </w:pPr>
            <w:r>
              <w:rPr>
                <w:rFonts w:ascii="宋体"/>
                <w:sz w:val="18"/>
              </w:rPr>
              <w:t>1~50</w:t>
            </w:r>
          </w:p>
        </w:tc>
        <w:tc>
          <w:tcPr>
            <w:tcW w:w="1701" w:type="dxa"/>
            <w:shd w:val="clear" w:color="auto" w:fill="auto"/>
          </w:tcPr>
          <w:p>
            <w:pPr>
              <w:rPr>
                <w:rFonts w:ascii="宋体"/>
                <w:sz w:val="18"/>
              </w:rPr>
            </w:pPr>
            <w:r>
              <w:rPr>
                <w:rFonts w:ascii="宋体"/>
                <w:sz w:val="18"/>
              </w:rPr>
              <w:t>1~50</w:t>
            </w:r>
          </w:p>
        </w:tc>
        <w:tc>
          <w:tcPr>
            <w:tcW w:w="1701" w:type="dxa"/>
            <w:shd w:val="clear" w:color="auto" w:fill="auto"/>
          </w:tcPr>
          <w:p>
            <w:pPr>
              <w:rPr>
                <w:rFonts w:ascii="宋体"/>
                <w:sz w:val="18"/>
              </w:rPr>
            </w:pPr>
            <w:r>
              <w:rPr>
                <w:rFonts w:ascii="宋体"/>
                <w:sz w:val="18"/>
              </w:rPr>
              <w:t>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4106" w:type="dxa"/>
            <w:shd w:val="clear" w:color="auto" w:fill="auto"/>
          </w:tcPr>
          <w:p>
            <w:pPr>
              <w:rPr>
                <w:rFonts w:ascii="宋体"/>
                <w:sz w:val="18"/>
              </w:rPr>
            </w:pPr>
            <w:r>
              <w:rPr>
                <w:rFonts w:ascii="宋体"/>
                <w:sz w:val="18"/>
              </w:rPr>
              <w:t>Die Edge Bandwidth Density (GB/s/mm)</w:t>
            </w:r>
          </w:p>
        </w:tc>
        <w:tc>
          <w:tcPr>
            <w:tcW w:w="1701" w:type="dxa"/>
            <w:shd w:val="clear" w:color="auto" w:fill="auto"/>
          </w:tcPr>
          <w:p>
            <w:pPr>
              <w:rPr>
                <w:rFonts w:ascii="宋体"/>
                <w:sz w:val="18"/>
              </w:rPr>
            </w:pPr>
            <w:r>
              <w:rPr>
                <w:rFonts w:ascii="宋体"/>
                <w:sz w:val="18"/>
              </w:rPr>
              <w:t>32</w:t>
            </w:r>
          </w:p>
        </w:tc>
        <w:tc>
          <w:tcPr>
            <w:tcW w:w="1701" w:type="dxa"/>
            <w:shd w:val="clear" w:color="auto" w:fill="auto"/>
          </w:tcPr>
          <w:p>
            <w:pPr>
              <w:rPr>
                <w:rFonts w:ascii="宋体"/>
                <w:sz w:val="18"/>
              </w:rPr>
            </w:pPr>
            <w:r>
              <w:rPr>
                <w:rFonts w:ascii="宋体"/>
                <w:sz w:val="18"/>
              </w:rPr>
              <w:t>64</w:t>
            </w:r>
          </w:p>
        </w:tc>
        <w:tc>
          <w:tcPr>
            <w:tcW w:w="1701" w:type="dxa"/>
            <w:shd w:val="clear" w:color="auto" w:fill="auto"/>
          </w:tcPr>
          <w:p>
            <w:pPr>
              <w:rPr>
                <w:rFonts w:ascii="宋体"/>
                <w:sz w:val="18"/>
              </w:rPr>
            </w:pPr>
            <w:r>
              <w:rPr>
                <w:rFonts w:ascii="宋体"/>
                <w:sz w:val="18"/>
              </w:rPr>
              <w:t>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Bandwidth area density (GB/mm^2)</w:t>
            </w:r>
          </w:p>
        </w:tc>
        <w:tc>
          <w:tcPr>
            <w:tcW w:w="1701" w:type="dxa"/>
            <w:shd w:val="clear" w:color="auto" w:fill="auto"/>
          </w:tcPr>
          <w:p>
            <w:pPr>
              <w:rPr>
                <w:rFonts w:ascii="宋体"/>
                <w:sz w:val="18"/>
              </w:rPr>
            </w:pPr>
            <w:r>
              <w:rPr>
                <w:rFonts w:ascii="宋体"/>
                <w:sz w:val="18"/>
              </w:rPr>
              <w:t>40</w:t>
            </w:r>
          </w:p>
        </w:tc>
        <w:tc>
          <w:tcPr>
            <w:tcW w:w="1701" w:type="dxa"/>
            <w:shd w:val="clear" w:color="auto" w:fill="auto"/>
          </w:tcPr>
          <w:p>
            <w:pPr>
              <w:rPr>
                <w:rFonts w:ascii="宋体"/>
                <w:sz w:val="18"/>
              </w:rPr>
            </w:pPr>
            <w:r>
              <w:rPr>
                <w:rFonts w:ascii="宋体"/>
                <w:sz w:val="18"/>
              </w:rPr>
              <w:t>80</w:t>
            </w:r>
          </w:p>
        </w:tc>
        <w:tc>
          <w:tcPr>
            <w:tcW w:w="1701" w:type="dxa"/>
            <w:shd w:val="clear" w:color="auto" w:fill="auto"/>
          </w:tcPr>
          <w:p>
            <w:pPr>
              <w:rPr>
                <w:rFonts w:ascii="宋体"/>
                <w:sz w:val="18"/>
              </w:rPr>
            </w:pPr>
            <w:r>
              <w:rPr>
                <w:rFonts w:ascii="宋体"/>
                <w:sz w:val="18"/>
              </w:rPr>
              <w:t>160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PHY dimension width (um)</w:t>
            </w:r>
          </w:p>
        </w:tc>
        <w:tc>
          <w:tcPr>
            <w:tcW w:w="1701" w:type="dxa"/>
            <w:shd w:val="clear" w:color="auto" w:fill="auto"/>
          </w:tcPr>
          <w:p>
            <w:pPr>
              <w:rPr>
                <w:rFonts w:ascii="宋体"/>
                <w:sz w:val="18"/>
              </w:rPr>
            </w:pPr>
            <w:r>
              <w:rPr>
                <w:rFonts w:ascii="宋体"/>
                <w:sz w:val="18"/>
              </w:rPr>
              <w:t>800</w:t>
            </w:r>
          </w:p>
        </w:tc>
        <w:tc>
          <w:tcPr>
            <w:tcW w:w="1701" w:type="dxa"/>
            <w:shd w:val="clear" w:color="auto" w:fill="auto"/>
          </w:tcPr>
          <w:p>
            <w:pPr>
              <w:rPr>
                <w:rFonts w:ascii="宋体"/>
                <w:sz w:val="18"/>
              </w:rPr>
            </w:pPr>
            <w:r>
              <w:rPr>
                <w:rFonts w:ascii="宋体"/>
                <w:sz w:val="18"/>
              </w:rPr>
              <w:t>800</w:t>
            </w:r>
          </w:p>
        </w:tc>
        <w:tc>
          <w:tcPr>
            <w:tcW w:w="1701" w:type="dxa"/>
            <w:shd w:val="clear" w:color="auto" w:fill="auto"/>
          </w:tcPr>
          <w:p>
            <w:pPr>
              <w:rPr>
                <w:rFonts w:ascii="宋体"/>
                <w:sz w:val="18"/>
              </w:rPr>
            </w:pPr>
            <w:r>
              <w:rPr>
                <w:rFonts w:ascii="宋体"/>
                <w:sz w:val="18"/>
              </w:rP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PHY dimension Depth (um)</w:t>
            </w:r>
          </w:p>
        </w:tc>
        <w:tc>
          <w:tcPr>
            <w:tcW w:w="1701" w:type="dxa"/>
            <w:shd w:val="clear" w:color="auto" w:fill="auto"/>
          </w:tcPr>
          <w:p>
            <w:pPr>
              <w:rPr>
                <w:rFonts w:ascii="宋体"/>
                <w:sz w:val="18"/>
              </w:rPr>
            </w:pPr>
            <w:r>
              <w:rPr>
                <w:rFonts w:ascii="宋体"/>
                <w:sz w:val="18"/>
              </w:rPr>
              <w:t>2000</w:t>
            </w:r>
          </w:p>
        </w:tc>
        <w:tc>
          <w:tcPr>
            <w:tcW w:w="1701" w:type="dxa"/>
            <w:shd w:val="clear" w:color="auto" w:fill="auto"/>
          </w:tcPr>
          <w:p>
            <w:pPr>
              <w:rPr>
                <w:rFonts w:ascii="宋体"/>
                <w:sz w:val="18"/>
              </w:rPr>
            </w:pPr>
            <w:r>
              <w:rPr>
                <w:rFonts w:ascii="宋体"/>
                <w:sz w:val="18"/>
              </w:rPr>
              <w:t>2000</w:t>
            </w:r>
          </w:p>
        </w:tc>
        <w:tc>
          <w:tcPr>
            <w:tcW w:w="1701" w:type="dxa"/>
            <w:shd w:val="clear" w:color="auto" w:fill="auto"/>
          </w:tcPr>
          <w:p>
            <w:pPr>
              <w:rPr>
                <w:rFonts w:ascii="宋体"/>
                <w:sz w:val="18"/>
              </w:rPr>
            </w:pPr>
            <w:r>
              <w:rPr>
                <w:rFonts w:ascii="宋体"/>
                <w:sz w:val="18"/>
              </w:rPr>
              <w:t>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106" w:type="dxa"/>
            <w:shd w:val="clear" w:color="auto" w:fill="auto"/>
          </w:tcPr>
          <w:p>
            <w:pPr>
              <w:rPr>
                <w:rFonts w:ascii="宋体"/>
                <w:sz w:val="18"/>
              </w:rPr>
            </w:pPr>
            <w:r>
              <w:rPr>
                <w:rFonts w:ascii="宋体"/>
                <w:sz w:val="18"/>
              </w:rPr>
              <w:t>ESD</w:t>
            </w:r>
          </w:p>
        </w:tc>
        <w:tc>
          <w:tcPr>
            <w:tcW w:w="1701" w:type="dxa"/>
            <w:shd w:val="clear" w:color="auto" w:fill="auto"/>
          </w:tcPr>
          <w:p>
            <w:pPr>
              <w:rPr>
                <w:rFonts w:ascii="宋体"/>
                <w:sz w:val="18"/>
              </w:rPr>
            </w:pPr>
            <w:r>
              <w:rPr>
                <w:rFonts w:ascii="宋体"/>
                <w:sz w:val="18"/>
              </w:rPr>
              <w:t>100V CDM</w:t>
            </w:r>
          </w:p>
        </w:tc>
        <w:tc>
          <w:tcPr>
            <w:tcW w:w="1701" w:type="dxa"/>
            <w:shd w:val="clear" w:color="auto" w:fill="auto"/>
          </w:tcPr>
          <w:p>
            <w:pPr>
              <w:rPr>
                <w:rFonts w:ascii="宋体"/>
                <w:sz w:val="18"/>
              </w:rPr>
            </w:pPr>
            <w:r>
              <w:rPr>
                <w:rFonts w:ascii="宋体"/>
                <w:sz w:val="18"/>
              </w:rPr>
              <w:t>100V CDM</w:t>
            </w:r>
          </w:p>
        </w:tc>
        <w:tc>
          <w:tcPr>
            <w:tcW w:w="1701" w:type="dxa"/>
            <w:shd w:val="clear" w:color="auto" w:fill="auto"/>
          </w:tcPr>
          <w:p>
            <w:pPr>
              <w:rPr>
                <w:rFonts w:ascii="宋体"/>
                <w:sz w:val="18"/>
              </w:rPr>
            </w:pPr>
            <w:r>
              <w:rPr>
                <w:rFonts w:ascii="宋体"/>
                <w:sz w:val="18"/>
              </w:rPr>
              <w:t>100V CDM</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表9</w:t>
      </w:r>
      <w:r>
        <w:rPr>
          <w:rFonts w:ascii="宋体" w:hAnsi="宋体"/>
          <w:sz w:val="18"/>
          <w:szCs w:val="21"/>
        </w:rPr>
        <w:t>-</w:t>
      </w:r>
      <w:r>
        <w:rPr>
          <w:rFonts w:hint="eastAsia" w:ascii="宋体" w:hAnsi="宋体"/>
          <w:sz w:val="18"/>
          <w:szCs w:val="21"/>
        </w:rPr>
        <w:t>1 PHY的电学参数</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rPr>
      </w:pPr>
      <w:bookmarkStart w:id="47" w:name="_Toc124589821"/>
      <w:r>
        <w:rPr>
          <w:rFonts w:hint="eastAsia" w:eastAsia="黑体"/>
        </w:rPr>
        <w:t>发送端</w:t>
      </w:r>
      <w:bookmarkEnd w:id="47"/>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32GT/s发送端的框架如图9</w:t>
      </w:r>
      <w:r>
        <w:rPr>
          <w:rFonts w:ascii="Times New Roman" w:hAnsi="Times New Roman" w:eastAsiaTheme="minorEastAsia"/>
        </w:rPr>
        <w:t>-2</w:t>
      </w:r>
      <w:r>
        <w:rPr>
          <w:rFonts w:hint="eastAsia" w:ascii="Times New Roman" w:hAnsi="Times New Roman" w:eastAsiaTheme="minorEastAsia"/>
        </w:rPr>
        <w:t>所示，发送端包含Serializer，FFE，DRV，T-coil等子模块。</w:t>
      </w:r>
    </w:p>
    <w:p>
      <w:r>
        <w:drawing>
          <wp:inline distT="0" distB="0" distL="0" distR="0">
            <wp:extent cx="5760720" cy="62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6286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 xml:space="preserve">-2 </w:t>
      </w:r>
      <w:r>
        <w:rPr>
          <w:rFonts w:hint="eastAsia" w:ascii="宋体" w:hAnsi="宋体"/>
          <w:sz w:val="18"/>
          <w:szCs w:val="21"/>
        </w:rPr>
        <w:t>发送器架构框图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Serializer是串化器，将并行输出信号转化为串行输出信号，发送给接收端。</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FFE是前馈均衡器。由于通道良好，它的功能是可选的，只在128GT/s的应用中需要，64GT/s和32GT/s的应用中则不需要。</w:t>
      </w:r>
    </w:p>
    <w:p>
      <w:pPr>
        <w:pStyle w:val="46"/>
        <w:numPr>
          <w:ilvl w:val="2"/>
          <w:numId w:val="2"/>
        </w:numPr>
        <w:snapToGrid w:val="0"/>
        <w:spacing w:line="360" w:lineRule="auto"/>
        <w:ind w:firstLineChars="0"/>
        <w:rPr>
          <w:rFonts w:ascii="Times New Roman" w:hAnsi="Times New Roman" w:eastAsia="黑体"/>
        </w:rPr>
      </w:pPr>
      <w:bookmarkStart w:id="48" w:name="_Toc124589822"/>
      <w:r>
        <w:rPr>
          <w:rFonts w:hint="eastAsia" w:ascii="Times New Roman" w:hAnsi="Times New Roman" w:eastAsia="黑体"/>
        </w:rPr>
        <w:t>发送端的电学参数</w:t>
      </w:r>
      <w:bookmarkEnd w:id="48"/>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256"/>
        <w:gridCol w:w="1134"/>
        <w:gridCol w:w="992"/>
        <w:gridCol w:w="992"/>
        <w:gridCol w:w="958"/>
        <w:gridCol w:w="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D7D7D7"/>
            <w:vAlign w:val="center"/>
          </w:tcPr>
          <w:p>
            <w:pPr>
              <w:jc w:val="center"/>
              <w:rPr>
                <w:rFonts w:ascii="Arial" w:hAnsi="Arial" w:cs="Arial"/>
                <w:b/>
                <w:bCs/>
                <w:szCs w:val="21"/>
              </w:rPr>
            </w:pPr>
            <w:r>
              <w:rPr>
                <w:rFonts w:ascii="Arial" w:hAnsi="Arial" w:cs="Arial"/>
                <w:b/>
                <w:bCs/>
                <w:szCs w:val="21"/>
              </w:rPr>
              <w:t>参数名称</w:t>
            </w:r>
          </w:p>
        </w:tc>
        <w:tc>
          <w:tcPr>
            <w:tcW w:w="1134" w:type="dxa"/>
            <w:shd w:val="clear" w:color="auto" w:fill="D7D7D7"/>
            <w:vAlign w:val="center"/>
          </w:tcPr>
          <w:p>
            <w:pPr>
              <w:jc w:val="center"/>
              <w:rPr>
                <w:rFonts w:ascii="Arial" w:hAnsi="Arial" w:cs="Arial"/>
                <w:b/>
                <w:bCs/>
                <w:szCs w:val="21"/>
              </w:rPr>
            </w:pPr>
            <w:r>
              <w:rPr>
                <w:rFonts w:ascii="Arial" w:hAnsi="Arial" w:cs="Arial"/>
                <w:b/>
                <w:bCs/>
                <w:szCs w:val="21"/>
              </w:rPr>
              <w:t>最小值</w:t>
            </w:r>
          </w:p>
        </w:tc>
        <w:tc>
          <w:tcPr>
            <w:tcW w:w="992" w:type="dxa"/>
            <w:shd w:val="clear" w:color="auto" w:fill="D7D7D7"/>
            <w:vAlign w:val="center"/>
          </w:tcPr>
          <w:p>
            <w:pPr>
              <w:jc w:val="center"/>
              <w:rPr>
                <w:rFonts w:ascii="Arial" w:hAnsi="Arial" w:cs="Arial"/>
                <w:b/>
                <w:bCs/>
                <w:szCs w:val="21"/>
              </w:rPr>
            </w:pPr>
            <w:r>
              <w:rPr>
                <w:rFonts w:ascii="Arial" w:hAnsi="Arial" w:cs="Arial"/>
                <w:b/>
                <w:bCs/>
                <w:szCs w:val="21"/>
              </w:rPr>
              <w:t>典型值</w:t>
            </w:r>
          </w:p>
        </w:tc>
        <w:tc>
          <w:tcPr>
            <w:tcW w:w="992" w:type="dxa"/>
            <w:shd w:val="clear" w:color="auto" w:fill="D7D7D7"/>
            <w:vAlign w:val="center"/>
          </w:tcPr>
          <w:p>
            <w:pPr>
              <w:jc w:val="center"/>
              <w:rPr>
                <w:rFonts w:ascii="Arial" w:hAnsi="Arial" w:cs="Arial"/>
                <w:b/>
                <w:bCs/>
                <w:szCs w:val="21"/>
              </w:rPr>
            </w:pPr>
            <w:r>
              <w:rPr>
                <w:rFonts w:ascii="Arial" w:hAnsi="Arial" w:cs="Arial"/>
                <w:b/>
                <w:bCs/>
                <w:szCs w:val="21"/>
              </w:rPr>
              <w:t>最大值</w:t>
            </w:r>
          </w:p>
        </w:tc>
        <w:tc>
          <w:tcPr>
            <w:tcW w:w="958" w:type="dxa"/>
            <w:shd w:val="clear" w:color="auto" w:fill="D7D7D7"/>
            <w:vAlign w:val="center"/>
          </w:tcPr>
          <w:p>
            <w:pPr>
              <w:jc w:val="center"/>
              <w:rPr>
                <w:rFonts w:ascii="Arial" w:hAnsi="Arial" w:cs="Arial"/>
                <w:b/>
                <w:bCs/>
                <w:szCs w:val="21"/>
              </w:rPr>
            </w:pPr>
            <w:r>
              <w:rPr>
                <w:rFonts w:ascii="Arial" w:hAnsi="Arial" w:cs="Arial"/>
                <w:b/>
                <w:bCs/>
                <w:szCs w:val="21"/>
              </w:rPr>
              <w:t>单位</w:t>
            </w:r>
          </w:p>
        </w:tc>
        <w:tc>
          <w:tcPr>
            <w:tcW w:w="964" w:type="dxa"/>
            <w:shd w:val="clear" w:color="auto" w:fill="D7D7D7"/>
            <w:vAlign w:val="center"/>
          </w:tcPr>
          <w:p>
            <w:pPr>
              <w:jc w:val="center"/>
              <w:rPr>
                <w:rFonts w:ascii="Arial" w:hAnsi="Arial" w:cs="Arial"/>
                <w:b/>
                <w:bCs/>
                <w:szCs w:val="21"/>
              </w:rPr>
            </w:pPr>
            <w:r>
              <w:rPr>
                <w:rFonts w:ascii="Arial" w:hAnsi="Arial" w:cs="Arial"/>
                <w:b/>
                <w:bCs/>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发送信号摆幅</w:t>
            </w:r>
          </w:p>
        </w:tc>
        <w:tc>
          <w:tcPr>
            <w:tcW w:w="1134" w:type="dxa"/>
            <w:shd w:val="clear" w:color="auto" w:fill="auto"/>
            <w:vAlign w:val="center"/>
          </w:tcPr>
          <w:p>
            <w:pPr>
              <w:rPr>
                <w:rFonts w:ascii="宋体"/>
                <w:sz w:val="18"/>
              </w:rPr>
            </w:pPr>
            <w:r>
              <w:rPr>
                <w:rFonts w:ascii="宋体"/>
                <w:sz w:val="18"/>
              </w:rPr>
              <w:t>0.8</w:t>
            </w:r>
          </w:p>
        </w:tc>
        <w:tc>
          <w:tcPr>
            <w:tcW w:w="992" w:type="dxa"/>
            <w:shd w:val="clear" w:color="auto" w:fill="auto"/>
            <w:vAlign w:val="center"/>
          </w:tcPr>
          <w:p>
            <w:pPr>
              <w:rPr>
                <w:rFonts w:ascii="宋体"/>
                <w:sz w:val="18"/>
              </w:rPr>
            </w:pPr>
            <w:r>
              <w:rPr>
                <w:rFonts w:ascii="宋体"/>
                <w:sz w:val="18"/>
              </w:rPr>
              <w:t>0.9</w:t>
            </w:r>
          </w:p>
        </w:tc>
        <w:tc>
          <w:tcPr>
            <w:tcW w:w="992" w:type="dxa"/>
            <w:shd w:val="clear" w:color="auto" w:fill="auto"/>
            <w:vAlign w:val="center"/>
          </w:tcPr>
          <w:p>
            <w:pPr>
              <w:rPr>
                <w:rFonts w:ascii="宋体"/>
                <w:sz w:val="18"/>
              </w:rPr>
            </w:pPr>
            <w:r>
              <w:rPr>
                <w:rFonts w:ascii="宋体"/>
                <w:sz w:val="18"/>
              </w:rPr>
              <w:t>1</w:t>
            </w:r>
          </w:p>
        </w:tc>
        <w:tc>
          <w:tcPr>
            <w:tcW w:w="958" w:type="dxa"/>
            <w:shd w:val="clear" w:color="auto" w:fill="auto"/>
            <w:vAlign w:val="center"/>
          </w:tcPr>
          <w:p>
            <w:pPr>
              <w:rPr>
                <w:rFonts w:ascii="宋体"/>
                <w:sz w:val="18"/>
              </w:rPr>
            </w:pPr>
            <w:r>
              <w:rPr>
                <w:rFonts w:ascii="宋体"/>
                <w:sz w:val="18"/>
              </w:rPr>
              <w:t>Vpp</w:t>
            </w:r>
          </w:p>
        </w:tc>
        <w:tc>
          <w:tcPr>
            <w:tcW w:w="964" w:type="dxa"/>
            <w:vMerge w:val="restart"/>
            <w:shd w:val="clear" w:color="auto" w:fill="auto"/>
            <w:vAlign w:val="center"/>
          </w:tcPr>
          <w:p>
            <w:pPr>
              <w:rPr>
                <w:rFonts w:ascii="宋体"/>
                <w:sz w:val="18"/>
              </w:rPr>
            </w:pPr>
            <w:r>
              <w:rPr>
                <w:rFonts w:ascii="宋体"/>
                <w:sz w:val="18"/>
              </w:rPr>
              <w:t>NRZ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信号摆幅修调的范围</w:t>
            </w:r>
          </w:p>
        </w:tc>
        <w:tc>
          <w:tcPr>
            <w:tcW w:w="1134" w:type="dxa"/>
            <w:shd w:val="clear" w:color="auto" w:fill="auto"/>
            <w:vAlign w:val="center"/>
          </w:tcPr>
          <w:p>
            <w:pPr>
              <w:rPr>
                <w:rFonts w:ascii="宋体"/>
                <w:sz w:val="18"/>
              </w:rPr>
            </w:pPr>
            <w:r>
              <w:rPr>
                <w:rFonts w:ascii="宋体"/>
                <w:sz w:val="18"/>
              </w:rPr>
              <w:t>340</w:t>
            </w:r>
          </w:p>
        </w:tc>
        <w:tc>
          <w:tcPr>
            <w:tcW w:w="992"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500</w:t>
            </w:r>
          </w:p>
        </w:tc>
        <w:tc>
          <w:tcPr>
            <w:tcW w:w="958" w:type="dxa"/>
            <w:shd w:val="clear" w:color="auto" w:fill="auto"/>
            <w:vAlign w:val="center"/>
          </w:tcPr>
          <w:p>
            <w:pPr>
              <w:rPr>
                <w:rFonts w:ascii="宋体"/>
                <w:sz w:val="18"/>
              </w:rPr>
            </w:pPr>
            <w:r>
              <w:rPr>
                <w:rFonts w:ascii="宋体"/>
                <w:sz w:val="18"/>
              </w:rPr>
              <w:t>mV</w:t>
            </w:r>
          </w:p>
        </w:tc>
        <w:tc>
          <w:tcPr>
            <w:tcW w:w="964" w:type="dxa"/>
            <w:vMerge w:val="continue"/>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信号摆幅修调的步长</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11.1</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mV</w:t>
            </w:r>
          </w:p>
        </w:tc>
        <w:tc>
          <w:tcPr>
            <w:tcW w:w="964" w:type="dxa"/>
            <w:vMerge w:val="continue"/>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PAM-4 信令00对应的电平</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0</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V</w:t>
            </w:r>
          </w:p>
        </w:tc>
        <w:tc>
          <w:tcPr>
            <w:tcW w:w="964" w:type="dxa"/>
            <w:vMerge w:val="restart"/>
            <w:shd w:val="clear" w:color="auto" w:fill="auto"/>
            <w:vAlign w:val="center"/>
          </w:tcPr>
          <w:p>
            <w:pPr>
              <w:rPr>
                <w:rFonts w:ascii="宋体"/>
                <w:sz w:val="18"/>
              </w:rPr>
            </w:pPr>
            <w:r>
              <w:rPr>
                <w:rFonts w:ascii="宋体"/>
                <w:sz w:val="18"/>
              </w:rPr>
              <w:t>PAM-4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PAM-4 信令01对应的电平</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0.3</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V</w:t>
            </w:r>
          </w:p>
        </w:tc>
        <w:tc>
          <w:tcPr>
            <w:tcW w:w="964" w:type="dxa"/>
            <w:vMerge w:val="continue"/>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PAM-4 信令10对应的电平</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0.6</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V</w:t>
            </w:r>
          </w:p>
        </w:tc>
        <w:tc>
          <w:tcPr>
            <w:tcW w:w="964" w:type="dxa"/>
            <w:vMerge w:val="continue"/>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PAM-4 信令11对应的电平</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0.9</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V</w:t>
            </w:r>
          </w:p>
        </w:tc>
        <w:tc>
          <w:tcPr>
            <w:tcW w:w="964" w:type="dxa"/>
            <w:vMerge w:val="continue"/>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shd w:val="clear" w:color="auto" w:fill="auto"/>
            <w:vAlign w:val="center"/>
          </w:tcPr>
          <w:p>
            <w:pPr>
              <w:rPr>
                <w:rFonts w:ascii="宋体"/>
                <w:sz w:val="18"/>
              </w:rPr>
            </w:pPr>
            <w:r>
              <w:rPr>
                <w:rFonts w:ascii="宋体"/>
                <w:sz w:val="18"/>
              </w:rPr>
              <w:t>差分输出阻抗</w:t>
            </w:r>
          </w:p>
        </w:tc>
        <w:tc>
          <w:tcPr>
            <w:tcW w:w="1134" w:type="dxa"/>
            <w:shd w:val="clear" w:color="auto" w:fill="auto"/>
            <w:vAlign w:val="center"/>
          </w:tcPr>
          <w:p>
            <w:pPr>
              <w:rPr>
                <w:rFonts w:ascii="宋体"/>
                <w:sz w:val="18"/>
              </w:rPr>
            </w:pPr>
            <w:r>
              <w:rPr>
                <w:rFonts w:ascii="宋体"/>
                <w:sz w:val="18"/>
              </w:rPr>
              <w:t>80</w:t>
            </w:r>
          </w:p>
        </w:tc>
        <w:tc>
          <w:tcPr>
            <w:tcW w:w="992" w:type="dxa"/>
            <w:shd w:val="clear" w:color="auto" w:fill="auto"/>
            <w:vAlign w:val="center"/>
          </w:tcPr>
          <w:p>
            <w:pPr>
              <w:rPr>
                <w:rFonts w:ascii="宋体"/>
                <w:sz w:val="18"/>
              </w:rPr>
            </w:pPr>
            <w:r>
              <w:rPr>
                <w:rFonts w:ascii="宋体"/>
                <w:sz w:val="18"/>
              </w:rPr>
              <w:t>100</w:t>
            </w:r>
          </w:p>
        </w:tc>
        <w:tc>
          <w:tcPr>
            <w:tcW w:w="992" w:type="dxa"/>
            <w:shd w:val="clear" w:color="auto" w:fill="auto"/>
            <w:vAlign w:val="center"/>
          </w:tcPr>
          <w:p>
            <w:pPr>
              <w:rPr>
                <w:rFonts w:ascii="宋体"/>
                <w:sz w:val="18"/>
              </w:rPr>
            </w:pPr>
            <w:r>
              <w:rPr>
                <w:rFonts w:ascii="宋体"/>
                <w:sz w:val="18"/>
              </w:rPr>
              <w:t>120</w:t>
            </w:r>
          </w:p>
        </w:tc>
        <w:tc>
          <w:tcPr>
            <w:tcW w:w="958" w:type="dxa"/>
            <w:shd w:val="clear" w:color="auto" w:fill="auto"/>
            <w:vAlign w:val="center"/>
          </w:tcPr>
          <w:p>
            <w:pPr>
              <w:rPr>
                <w:rFonts w:ascii="宋体"/>
                <w:sz w:val="18"/>
              </w:rPr>
            </w:pPr>
            <w:r>
              <w:rPr>
                <w:rFonts w:ascii="宋体"/>
                <w:sz w:val="18"/>
              </w:rPr>
              <w:t>Ohm</w:t>
            </w:r>
          </w:p>
        </w:tc>
        <w:tc>
          <w:tcPr>
            <w:tcW w:w="964" w:type="dxa"/>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vMerge w:val="restart"/>
            <w:shd w:val="clear" w:color="auto" w:fill="auto"/>
            <w:vAlign w:val="center"/>
          </w:tcPr>
          <w:p>
            <w:pPr>
              <w:rPr>
                <w:rFonts w:ascii="宋体"/>
                <w:sz w:val="18"/>
              </w:rPr>
            </w:pPr>
            <w:r>
              <w:rPr>
                <w:rFonts w:ascii="宋体"/>
                <w:sz w:val="18"/>
              </w:rPr>
              <w:t>输出总的Jitter</w:t>
            </w: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6</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ps</w:t>
            </w:r>
          </w:p>
        </w:tc>
        <w:tc>
          <w:tcPr>
            <w:tcW w:w="964" w:type="dxa"/>
            <w:shd w:val="clear" w:color="auto" w:fill="auto"/>
            <w:vAlign w:val="center"/>
          </w:tcPr>
          <w:p>
            <w:pPr>
              <w:rPr>
                <w:rFonts w:ascii="宋体"/>
                <w:sz w:val="18"/>
              </w:rPr>
            </w:pPr>
            <w:r>
              <w:rPr>
                <w:rFonts w:ascii="宋体"/>
                <w:sz w:val="18"/>
              </w:rPr>
              <w:t>32GT/s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vMerge w:val="continue"/>
            <w:shd w:val="clear" w:color="auto" w:fill="auto"/>
            <w:vAlign w:val="center"/>
          </w:tcPr>
          <w:p>
            <w:pPr>
              <w:rPr>
                <w:rFonts w:ascii="宋体"/>
                <w:sz w:val="18"/>
              </w:rPr>
            </w:pP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6</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ps</w:t>
            </w:r>
          </w:p>
        </w:tc>
        <w:tc>
          <w:tcPr>
            <w:tcW w:w="964" w:type="dxa"/>
            <w:shd w:val="clear" w:color="auto" w:fill="auto"/>
            <w:vAlign w:val="center"/>
          </w:tcPr>
          <w:p>
            <w:pPr>
              <w:rPr>
                <w:rFonts w:ascii="宋体"/>
                <w:sz w:val="18"/>
              </w:rPr>
            </w:pPr>
            <w:r>
              <w:rPr>
                <w:rFonts w:ascii="宋体"/>
                <w:sz w:val="18"/>
              </w:rPr>
              <w:t>64GT/s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256" w:type="dxa"/>
            <w:vMerge w:val="continue"/>
            <w:shd w:val="clear" w:color="auto" w:fill="auto"/>
            <w:vAlign w:val="center"/>
          </w:tcPr>
          <w:p>
            <w:pPr>
              <w:rPr>
                <w:rFonts w:ascii="宋体"/>
                <w:sz w:val="18"/>
              </w:rPr>
            </w:pPr>
          </w:p>
        </w:tc>
        <w:tc>
          <w:tcPr>
            <w:tcW w:w="1134" w:type="dxa"/>
            <w:shd w:val="clear" w:color="auto" w:fill="auto"/>
            <w:vAlign w:val="center"/>
          </w:tcPr>
          <w:p>
            <w:pPr>
              <w:rPr>
                <w:rFonts w:ascii="宋体"/>
                <w:sz w:val="18"/>
              </w:rPr>
            </w:pPr>
          </w:p>
        </w:tc>
        <w:tc>
          <w:tcPr>
            <w:tcW w:w="992" w:type="dxa"/>
            <w:shd w:val="clear" w:color="auto" w:fill="auto"/>
            <w:vAlign w:val="center"/>
          </w:tcPr>
          <w:p>
            <w:pPr>
              <w:rPr>
                <w:rFonts w:ascii="宋体"/>
                <w:sz w:val="18"/>
              </w:rPr>
            </w:pPr>
            <w:r>
              <w:rPr>
                <w:rFonts w:ascii="宋体"/>
                <w:sz w:val="18"/>
              </w:rPr>
              <w:t>3</w:t>
            </w:r>
          </w:p>
        </w:tc>
        <w:tc>
          <w:tcPr>
            <w:tcW w:w="992" w:type="dxa"/>
            <w:shd w:val="clear" w:color="auto" w:fill="auto"/>
            <w:vAlign w:val="center"/>
          </w:tcPr>
          <w:p>
            <w:pPr>
              <w:rPr>
                <w:rFonts w:ascii="宋体"/>
                <w:sz w:val="18"/>
              </w:rPr>
            </w:pPr>
          </w:p>
        </w:tc>
        <w:tc>
          <w:tcPr>
            <w:tcW w:w="958" w:type="dxa"/>
            <w:shd w:val="clear" w:color="auto" w:fill="auto"/>
            <w:vAlign w:val="center"/>
          </w:tcPr>
          <w:p>
            <w:pPr>
              <w:rPr>
                <w:rFonts w:ascii="宋体"/>
                <w:sz w:val="18"/>
              </w:rPr>
            </w:pPr>
            <w:r>
              <w:rPr>
                <w:rFonts w:ascii="宋体"/>
                <w:sz w:val="18"/>
              </w:rPr>
              <w:t>ps</w:t>
            </w:r>
          </w:p>
        </w:tc>
        <w:tc>
          <w:tcPr>
            <w:tcW w:w="964" w:type="dxa"/>
            <w:shd w:val="clear" w:color="auto" w:fill="auto"/>
            <w:vAlign w:val="center"/>
          </w:tcPr>
          <w:p>
            <w:pPr>
              <w:rPr>
                <w:rFonts w:ascii="宋体"/>
                <w:sz w:val="18"/>
              </w:rPr>
            </w:pPr>
            <w:r>
              <w:rPr>
                <w:rFonts w:ascii="宋体"/>
                <w:sz w:val="18"/>
              </w:rPr>
              <w:t>128GT/s</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表9</w:t>
      </w:r>
      <w:r>
        <w:rPr>
          <w:rFonts w:ascii="宋体" w:hAnsi="宋体"/>
          <w:sz w:val="18"/>
          <w:szCs w:val="21"/>
        </w:rPr>
        <w:t>-3</w:t>
      </w:r>
      <w:r>
        <w:rPr>
          <w:rFonts w:hint="eastAsia" w:ascii="宋体" w:hAnsi="宋体"/>
          <w:sz w:val="18"/>
          <w:szCs w:val="21"/>
        </w:rPr>
        <w:t xml:space="preserve">  发送端的电学参数</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2"/>
          <w:numId w:val="2"/>
        </w:numPr>
        <w:snapToGrid w:val="0"/>
        <w:spacing w:line="360" w:lineRule="auto"/>
        <w:ind w:firstLineChars="0"/>
        <w:rPr>
          <w:rFonts w:ascii="Times New Roman" w:hAnsi="Times New Roman" w:eastAsia="黑体"/>
        </w:rPr>
      </w:pPr>
      <w:bookmarkStart w:id="49" w:name="_Toc124589823"/>
      <w:r>
        <w:rPr>
          <w:rFonts w:hint="eastAsia" w:ascii="Times New Roman" w:hAnsi="Times New Roman" w:eastAsia="黑体"/>
        </w:rPr>
        <w:t>驱动电路</w:t>
      </w:r>
      <w:bookmarkEnd w:id="49"/>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如图</w:t>
      </w:r>
      <w:r>
        <w:rPr>
          <w:rFonts w:ascii="Times New Roman" w:hAnsi="Times New Roman" w:eastAsiaTheme="minorEastAsia"/>
        </w:rPr>
        <w:t>9-4</w:t>
      </w:r>
      <w:r>
        <w:rPr>
          <w:rFonts w:hint="eastAsia" w:ascii="Times New Roman" w:hAnsi="Times New Roman" w:eastAsiaTheme="minorEastAsia"/>
        </w:rPr>
        <w:t xml:space="preserve">所示，驱动电路由驱动逻辑电路（Driver），输出OPTION电路和T-coil组成： </w:t>
      </w:r>
    </w:p>
    <w:p>
      <w:pPr>
        <w:jc w:val="center"/>
      </w:pPr>
    </w:p>
    <w:p>
      <w:pPr>
        <w:jc w:val="center"/>
      </w:pPr>
      <w:r>
        <w:drawing>
          <wp:inline distT="0" distB="0" distL="0" distR="0">
            <wp:extent cx="4451350" cy="1765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451350" cy="17653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 xml:space="preserve">-4 </w:t>
      </w:r>
      <w:r>
        <w:rPr>
          <w:rFonts w:hint="eastAsia" w:ascii="宋体" w:hAnsi="宋体"/>
          <w:sz w:val="18"/>
          <w:szCs w:val="21"/>
        </w:rPr>
        <w:t>发送端驱动的框图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驱动电路针对</w:t>
      </w:r>
      <w:r>
        <w:rPr>
          <w:rFonts w:ascii="Times New Roman" w:hAnsi="Times New Roman" w:eastAsiaTheme="minorEastAsia"/>
        </w:rPr>
        <w:t>NRZ</w:t>
      </w:r>
      <w:r>
        <w:rPr>
          <w:rFonts w:hint="eastAsia" w:ascii="Times New Roman" w:hAnsi="Times New Roman" w:eastAsiaTheme="minorEastAsia"/>
        </w:rPr>
        <w:t>和</w:t>
      </w:r>
      <w:r>
        <w:rPr>
          <w:rFonts w:ascii="Times New Roman" w:hAnsi="Times New Roman" w:eastAsiaTheme="minorEastAsia"/>
        </w:rPr>
        <w:t>PAM-4</w:t>
      </w:r>
      <w:r>
        <w:rPr>
          <w:rFonts w:hint="eastAsia" w:ascii="Times New Roman" w:hAnsi="Times New Roman" w:eastAsiaTheme="minorEastAsia"/>
        </w:rPr>
        <w:t>两种编码方式进行了电路结构的优化，通过寄存器配置</w:t>
      </w:r>
      <w:r>
        <w:rPr>
          <w:rFonts w:ascii="Times New Roman" w:hAnsi="Times New Roman" w:eastAsiaTheme="minorEastAsia"/>
        </w:rPr>
        <w:t>(OPTION)</w:t>
      </w:r>
      <w:r>
        <w:rPr>
          <w:rFonts w:hint="eastAsia" w:ascii="Times New Roman" w:hAnsi="Times New Roman" w:eastAsiaTheme="minorEastAsia"/>
        </w:rPr>
        <w:t>就可以切换编码输出方式，满足不同应用的需求。</w:t>
      </w:r>
      <w:r>
        <w:rPr>
          <w:rFonts w:ascii="Times New Roman" w:hAnsi="Times New Roman" w:eastAsiaTheme="minorEastAsia"/>
        </w:rPr>
        <w:t>128</w:t>
      </w:r>
      <w:r>
        <w:rPr>
          <w:rFonts w:hint="eastAsia" w:ascii="Times New Roman" w:hAnsi="Times New Roman" w:eastAsiaTheme="minorEastAsia"/>
        </w:rPr>
        <w:t>/</w:t>
      </w:r>
      <w:r>
        <w:rPr>
          <w:rFonts w:ascii="Times New Roman" w:hAnsi="Times New Roman" w:eastAsiaTheme="minorEastAsia"/>
        </w:rPr>
        <w:t>64</w:t>
      </w:r>
      <w:r>
        <w:rPr>
          <w:rFonts w:hint="eastAsia" w:ascii="Times New Roman" w:hAnsi="Times New Roman" w:eastAsiaTheme="minorEastAsia"/>
        </w:rPr>
        <w:t>GT/s的应用采用PAM</w:t>
      </w:r>
      <w:r>
        <w:rPr>
          <w:rFonts w:ascii="Times New Roman" w:hAnsi="Times New Roman" w:eastAsiaTheme="minorEastAsia"/>
        </w:rPr>
        <w:t>-4</w:t>
      </w:r>
      <w:r>
        <w:rPr>
          <w:rFonts w:hint="eastAsia" w:ascii="Times New Roman" w:hAnsi="Times New Roman" w:eastAsiaTheme="minorEastAsia"/>
        </w:rPr>
        <w:t>结构，而3</w:t>
      </w:r>
      <w:r>
        <w:rPr>
          <w:rFonts w:ascii="Times New Roman" w:hAnsi="Times New Roman" w:eastAsiaTheme="minorEastAsia"/>
        </w:rPr>
        <w:t>2</w:t>
      </w:r>
      <w:r>
        <w:rPr>
          <w:rFonts w:hint="eastAsia" w:ascii="Times New Roman" w:hAnsi="Times New Roman" w:eastAsiaTheme="minorEastAsia"/>
        </w:rPr>
        <w:t>GT/s的应用采用NRZ结构。</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驱动电路支持减小输出信号摆幅；根据不同的通道特性，改变输出电阻网络的寄存器配置，可以实现对输出信号摆幅的控制。</w:t>
      </w:r>
    </w:p>
    <w:p>
      <w:pPr>
        <w:pStyle w:val="46"/>
        <w:numPr>
          <w:ilvl w:val="2"/>
          <w:numId w:val="2"/>
        </w:numPr>
        <w:snapToGrid w:val="0"/>
        <w:spacing w:line="360" w:lineRule="auto"/>
        <w:ind w:firstLineChars="0"/>
        <w:rPr>
          <w:rFonts w:ascii="Times New Roman" w:hAnsi="Times New Roman" w:eastAsia="黑体"/>
        </w:rPr>
      </w:pPr>
      <w:bookmarkStart w:id="50" w:name="_Toc124589824"/>
      <w:r>
        <w:rPr>
          <w:rFonts w:ascii="Times New Roman" w:hAnsi="Times New Roman" w:eastAsia="黑体"/>
        </w:rPr>
        <w:t>发送端的前馈均衡</w:t>
      </w:r>
      <w:bookmarkEnd w:id="50"/>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为了缓解接收端均衡的压力，在发送端使用FFE(Feed Forward Equalizer)技术对信号进行预均衡。FFE基于有限冲激响应滤波器设计实现，将延时的信号按照不同的权重（C-1，C0，…，Cn）相加。控制权重的大小即可调整均衡强度。实质是使用数字线性高通滤波器提高信号的高频分量，实现对信道的补偿，减小ISI(Inter-Symbol Interference)效应的影响。</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发射端的前馈均衡，基于FIR滤波器设计，2阶3TAP的结构，电路框图如图</w:t>
      </w:r>
      <w:r>
        <w:rPr>
          <w:rFonts w:ascii="Times New Roman" w:hAnsi="Times New Roman" w:eastAsiaTheme="minorEastAsia"/>
        </w:rPr>
        <w:t>9-5</w:t>
      </w:r>
      <w:r>
        <w:rPr>
          <w:rFonts w:hint="eastAsia" w:ascii="Times New Roman" w:hAnsi="Times New Roman" w:eastAsiaTheme="minorEastAsia"/>
        </w:rPr>
        <w:t>所示：</w:t>
      </w:r>
    </w:p>
    <w:p>
      <w:pPr>
        <w:ind w:firstLine="420" w:firstLineChars="200"/>
        <w:jc w:val="center"/>
      </w:pPr>
      <w:r>
        <w:drawing>
          <wp:inline distT="0" distB="0" distL="0" distR="0">
            <wp:extent cx="3575050" cy="2171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575050" cy="21717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 xml:space="preserve">-5 </w:t>
      </w:r>
      <w:r>
        <w:rPr>
          <w:rFonts w:hint="eastAsia" w:ascii="宋体" w:hAnsi="宋体"/>
          <w:sz w:val="18"/>
          <w:szCs w:val="21"/>
        </w:rPr>
        <w:t>前馈均衡器的框图</w:t>
      </w:r>
    </w:p>
    <w:p>
      <w:pPr>
        <w:ind w:firstLine="420" w:firstLineChars="200"/>
        <w:jc w:val="center"/>
        <w:rPr>
          <w:rFonts w:ascii="宋体" w:hAnsi="宋体" w:cs="宋体"/>
        </w:rPr>
      </w:pPr>
    </w:p>
    <w:p>
      <w:pPr>
        <w:jc w:val="center"/>
        <w:rPr>
          <w:iCs/>
        </w:rPr>
      </w:pPr>
      <w:r>
        <w:rPr>
          <w:iCs/>
        </w:rPr>
        <w:drawing>
          <wp:inline distT="0" distB="0" distL="114300" distR="114300">
            <wp:extent cx="2756535" cy="197485"/>
            <wp:effectExtent l="0" t="0" r="5715" b="1905"/>
            <wp:docPr id="43" name="图片 103"/>
            <wp:cNvGraphicFramePr/>
            <a:graphic xmlns:a="http://schemas.openxmlformats.org/drawingml/2006/main">
              <a:graphicData uri="http://schemas.openxmlformats.org/drawingml/2006/picture">
                <pic:pic xmlns:pic="http://schemas.openxmlformats.org/drawingml/2006/picture">
                  <pic:nvPicPr>
                    <pic:cNvPr id="43" name="图片 103"/>
                    <pic:cNvPicPr/>
                  </pic:nvPicPr>
                  <pic:blipFill>
                    <a:blip r:embed="rId40"/>
                    <a:stretch>
                      <a:fillRect/>
                    </a:stretch>
                  </pic:blipFill>
                  <pic:spPr>
                    <a:xfrm>
                      <a:off x="0" y="0"/>
                      <a:ext cx="2756535" cy="197485"/>
                    </a:xfrm>
                    <a:prstGeom prst="rect">
                      <a:avLst/>
                    </a:prstGeom>
                    <a:noFill/>
                    <a:ln>
                      <a:noFill/>
                    </a:ln>
                  </pic:spPr>
                </pic:pic>
              </a:graphicData>
            </a:graphic>
          </wp:inline>
        </w:drawing>
      </w:r>
    </w:p>
    <w:p>
      <w:pPr>
        <w:jc w:val="center"/>
        <w:rPr>
          <w:iCs/>
        </w:rPr>
      </w:pPr>
      <m:oMathPara>
        <m:oMathParaPr>
          <m:jc m:val="center"/>
        </m:oMathParaPr>
        <m:oMath>
          <m:r>
            <m:rPr>
              <m:lit/>
            </m:rPr>
            <w:rPr>
              <w:rFonts w:hint="default" w:ascii="Cambria Math" w:hAnsi="Cambria Math"/>
            </w:rPr>
            <m:t>|</m:t>
          </m:r>
          <m:r>
            <m:rPr>
              <m:sty m:val="p"/>
            </m:rPr>
            <w:rPr>
              <w:rFonts w:hint="default" w:ascii="Cambria Math" w:hAnsi="Cambria Math"/>
            </w:rPr>
            <m:t>C0</m:t>
          </m:r>
          <m:r>
            <m:rPr>
              <m:lit/>
            </m:rPr>
            <w:rPr>
              <w:rFonts w:hint="default" w:ascii="Cambria Math" w:hAnsi="Cambria Math"/>
            </w:rPr>
            <m:t>|</m:t>
          </m:r>
          <m:r>
            <m:rPr>
              <m:sty m:val="p"/>
            </m:rPr>
            <w:rPr>
              <w:rFonts w:hint="default" w:ascii="Cambria Math" w:hAnsi="Cambria Math"/>
            </w:rPr>
            <m:t>+</m:t>
          </m:r>
          <m:r>
            <m:rPr>
              <m:lit/>
            </m:rPr>
            <w:rPr>
              <w:rFonts w:hint="default" w:ascii="Cambria Math" w:hAnsi="Cambria Math"/>
            </w:rPr>
            <m:t>|</m:t>
          </m:r>
          <m:r>
            <m:rPr>
              <m:sty m:val="p"/>
            </m:rPr>
            <w:rPr>
              <w:rFonts w:hint="default" w:ascii="Cambria Math" w:hAnsi="Cambria Math"/>
            </w:rPr>
            <m:t>C1</m:t>
          </m:r>
          <m:r>
            <m:rPr>
              <m:lit/>
            </m:rPr>
            <w:rPr>
              <w:rFonts w:hint="default" w:ascii="Cambria Math" w:hAnsi="Cambria Math"/>
            </w:rPr>
            <m:t>|</m:t>
          </m:r>
          <m:r>
            <m:rPr>
              <m:sty m:val="p"/>
            </m:rPr>
            <w:rPr>
              <w:rFonts w:hint="default" w:ascii="Cambria Math" w:hAnsi="Cambria Math"/>
            </w:rPr>
            <m:t>+</m:t>
          </m:r>
          <m:r>
            <m:rPr>
              <m:lit/>
            </m:rPr>
            <w:rPr>
              <w:rFonts w:hint="default" w:ascii="Cambria Math" w:hAnsi="Cambria Math"/>
            </w:rPr>
            <m:t>|</m:t>
          </m:r>
          <m:r>
            <m:rPr>
              <m:sty m:val="p"/>
            </m:rPr>
            <w:rPr>
              <w:rFonts w:hint="default" w:ascii="Cambria Math" w:hAnsi="Cambria Math"/>
            </w:rPr>
            <m:t>C2</m:t>
          </m:r>
          <m:r>
            <m:rPr>
              <m:lit/>
            </m:rPr>
            <w:rPr>
              <w:rFonts w:hint="default" w:ascii="Cambria Math" w:hAnsi="Cambria Math"/>
            </w:rPr>
            <m:t>|</m:t>
          </m:r>
          <m:r>
            <m:rPr>
              <m:sty m:val="p"/>
            </m:rPr>
            <w:rPr>
              <w:rFonts w:hint="default" w:ascii="Cambria Math" w:hAnsi="Cambria Math"/>
            </w:rPr>
            <m:t>=1</m:t>
          </m:r>
        </m:oMath>
      </m:oMathPara>
    </w:p>
    <w:p>
      <w:pPr>
        <w:jc w:val="center"/>
      </w:pPr>
      <w:r>
        <w:drawing>
          <wp:inline distT="0" distB="0" distL="0" distR="0">
            <wp:extent cx="3771900" cy="1631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71900" cy="16319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 xml:space="preserve">-6 </w:t>
      </w:r>
      <w:r>
        <w:rPr>
          <w:rFonts w:hint="eastAsia" w:ascii="宋体" w:hAnsi="宋体"/>
          <w:sz w:val="18"/>
          <w:szCs w:val="21"/>
        </w:rPr>
        <w:t>发送端均衡的原理图</w:t>
      </w:r>
    </w:p>
    <w:p>
      <w:pPr>
        <w:jc w:val="center"/>
      </w:pPr>
    </w:p>
    <w:p>
      <w:pPr>
        <w:jc w:val="center"/>
        <w:rPr>
          <w:iCs/>
        </w:rPr>
      </w:pPr>
      <w:r>
        <w:rPr>
          <w:iCs/>
        </w:rPr>
        <w:drawing>
          <wp:inline distT="0" distB="0" distL="114300" distR="114300">
            <wp:extent cx="2466975" cy="394970"/>
            <wp:effectExtent l="0" t="0" r="0" b="0"/>
            <wp:docPr id="44" name="图片 105"/>
            <wp:cNvGraphicFramePr/>
            <a:graphic xmlns:a="http://schemas.openxmlformats.org/drawingml/2006/main">
              <a:graphicData uri="http://schemas.openxmlformats.org/drawingml/2006/picture">
                <pic:pic xmlns:pic="http://schemas.openxmlformats.org/drawingml/2006/picture">
                  <pic:nvPicPr>
                    <pic:cNvPr id="44" name="图片 105"/>
                    <pic:cNvPicPr/>
                  </pic:nvPicPr>
                  <pic:blipFill>
                    <a:blip r:embed="rId42"/>
                    <a:stretch>
                      <a:fillRect/>
                    </a:stretch>
                  </pic:blipFill>
                  <pic:spPr>
                    <a:xfrm>
                      <a:off x="0" y="0"/>
                      <a:ext cx="2466975" cy="394970"/>
                    </a:xfrm>
                    <a:prstGeom prst="rect">
                      <a:avLst/>
                    </a:prstGeom>
                    <a:noFill/>
                    <a:ln>
                      <a:noFill/>
                    </a:ln>
                  </pic:spPr>
                </pic:pic>
              </a:graphicData>
            </a:graphic>
          </wp:inline>
        </w:drawing>
      </w:r>
    </w:p>
    <w:p>
      <w:pPr>
        <w:jc w:val="center"/>
      </w:pPr>
      <w:r>
        <w:drawing>
          <wp:inline distT="0" distB="0" distL="114300" distR="114300">
            <wp:extent cx="2519680" cy="394970"/>
            <wp:effectExtent l="0" t="0" r="4445" b="0"/>
            <wp:docPr id="45" name="图片 106"/>
            <wp:cNvGraphicFramePr/>
            <a:graphic xmlns:a="http://schemas.openxmlformats.org/drawingml/2006/main">
              <a:graphicData uri="http://schemas.openxmlformats.org/drawingml/2006/picture">
                <pic:pic xmlns:pic="http://schemas.openxmlformats.org/drawingml/2006/picture">
                  <pic:nvPicPr>
                    <pic:cNvPr id="45" name="图片 106"/>
                    <pic:cNvPicPr/>
                  </pic:nvPicPr>
                  <pic:blipFill>
                    <a:blip r:embed="rId43"/>
                    <a:stretch>
                      <a:fillRect/>
                    </a:stretch>
                  </pic:blipFill>
                  <pic:spPr>
                    <a:xfrm>
                      <a:off x="0" y="0"/>
                      <a:ext cx="2519680" cy="394970"/>
                    </a:xfrm>
                    <a:prstGeom prst="rect">
                      <a:avLst/>
                    </a:prstGeom>
                    <a:noFill/>
                    <a:ln>
                      <a:noFill/>
                    </a:ln>
                  </pic:spPr>
                </pic:pic>
              </a:graphicData>
            </a:graphic>
          </wp:inline>
        </w:drawing>
      </w:r>
    </w:p>
    <w:p>
      <w:pPr>
        <w:jc w:val="center"/>
        <w:rPr>
          <w:iCs/>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注1：C-1，C0，C1是发送端main-tap，pre-tap，post-yap的系数；</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注2：C-1和C1表示的系数是负的；</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注3：均衡的效果由C-1，C0，C1，的比例决定。</w:t>
      </w:r>
    </w:p>
    <w:p>
      <w:pPr>
        <w:pStyle w:val="46"/>
        <w:numPr>
          <w:ilvl w:val="1"/>
          <w:numId w:val="2"/>
        </w:numPr>
        <w:snapToGrid w:val="0"/>
        <w:spacing w:before="120" w:beforeLines="50" w:after="120" w:afterLines="50" w:line="360" w:lineRule="auto"/>
        <w:ind w:firstLineChars="0"/>
        <w:rPr>
          <w:rFonts w:eastAsia="黑体"/>
        </w:rPr>
      </w:pPr>
      <w:bookmarkStart w:id="51" w:name="_Toc124589825"/>
      <w:r>
        <w:rPr>
          <w:rFonts w:hint="eastAsia" w:eastAsia="黑体"/>
        </w:rPr>
        <w:t>接收端</w:t>
      </w:r>
      <w:bookmarkEnd w:id="51"/>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接收端的框图如图9</w:t>
      </w:r>
      <w:r>
        <w:rPr>
          <w:rFonts w:ascii="Times New Roman" w:hAnsi="Times New Roman" w:eastAsiaTheme="minorEastAsia"/>
        </w:rPr>
        <w:t>-7</w:t>
      </w:r>
      <w:r>
        <w:rPr>
          <w:rFonts w:hint="eastAsia" w:ascii="Times New Roman" w:hAnsi="Times New Roman" w:eastAsiaTheme="minorEastAsia"/>
        </w:rPr>
        <w:t>所示，接收端包含TERN，CTLE(</w:t>
      </w:r>
      <w:r>
        <w:rPr>
          <w:rFonts w:ascii="Times New Roman" w:hAnsi="Times New Roman" w:eastAsiaTheme="minorEastAsia"/>
        </w:rPr>
        <w:t>OPTION),CDR, Deserializerd</w:t>
      </w:r>
      <w:r>
        <w:rPr>
          <w:rFonts w:hint="eastAsia" w:ascii="Times New Roman" w:hAnsi="Times New Roman" w:eastAsiaTheme="minorEastAsia"/>
        </w:rPr>
        <w:t>等子模块。</w:t>
      </w:r>
    </w:p>
    <w:p>
      <w:pPr>
        <w:jc w:val="center"/>
        <w:rPr>
          <w:rFonts w:ascii="宋体" w:hAnsi="宋体"/>
        </w:rPr>
      </w:pPr>
      <w:r>
        <w:drawing>
          <wp:inline distT="0" distB="0" distL="0" distR="0">
            <wp:extent cx="5556250" cy="2444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56250" cy="24447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 xml:space="preserve">-7 </w:t>
      </w:r>
      <w:r>
        <w:rPr>
          <w:rFonts w:hint="eastAsia" w:ascii="宋体" w:hAnsi="宋体"/>
          <w:sz w:val="18"/>
          <w:szCs w:val="21"/>
        </w:rPr>
        <w:t>接收端框图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由于通道的良好特性，CTLE的功能是可选的，只在128GT/s的应用中需要，64GT/s和32GT/s的应用中则不需要。</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CDR是时钟恢复电路，主要从串行输入的信号中恢复出时钟信号。</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Deserializerd是解串器，将串型输入数据转为并行输出数据。</w:t>
      </w:r>
    </w:p>
    <w:p>
      <w:pPr>
        <w:pStyle w:val="46"/>
        <w:numPr>
          <w:ilvl w:val="2"/>
          <w:numId w:val="2"/>
        </w:numPr>
        <w:snapToGrid w:val="0"/>
        <w:spacing w:line="360" w:lineRule="auto"/>
        <w:ind w:firstLineChars="0"/>
        <w:rPr>
          <w:rFonts w:ascii="Times New Roman" w:hAnsi="Times New Roman" w:eastAsia="黑体"/>
        </w:rPr>
      </w:pPr>
      <w:bookmarkStart w:id="52" w:name="_Toc124589826"/>
      <w:r>
        <w:rPr>
          <w:rFonts w:hint="eastAsia" w:ascii="Times New Roman" w:hAnsi="Times New Roman" w:eastAsia="黑体"/>
        </w:rPr>
        <w:t>接收端的电学参数</w:t>
      </w:r>
      <w:bookmarkEnd w:id="52"/>
    </w:p>
    <w:tbl>
      <w:tblPr>
        <w:tblStyle w:val="34"/>
        <w:tblW w:w="4997"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3"/>
        <w:gridCol w:w="1427"/>
        <w:gridCol w:w="1427"/>
        <w:gridCol w:w="1269"/>
        <w:gridCol w:w="1427"/>
        <w:gridCol w:w="11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shd w:val="clear" w:color="auto" w:fill="D7D7D7"/>
            <w:vAlign w:val="center"/>
          </w:tcPr>
          <w:p>
            <w:pPr>
              <w:jc w:val="center"/>
              <w:rPr>
                <w:rFonts w:ascii="Arial" w:hAnsi="Arial" w:cs="Arial"/>
                <w:b/>
                <w:bCs/>
                <w:sz w:val="18"/>
                <w:szCs w:val="21"/>
              </w:rPr>
            </w:pPr>
            <w:r>
              <w:rPr>
                <w:rFonts w:ascii="Arial" w:hAnsi="Arial" w:cs="Arial"/>
                <w:b/>
                <w:bCs/>
                <w:sz w:val="18"/>
                <w:szCs w:val="21"/>
              </w:rPr>
              <w:t>参数名称</w:t>
            </w:r>
          </w:p>
        </w:tc>
        <w:tc>
          <w:tcPr>
            <w:tcW w:w="768" w:type="pct"/>
            <w:shd w:val="clear" w:color="auto" w:fill="D7D7D7"/>
            <w:vAlign w:val="center"/>
          </w:tcPr>
          <w:p>
            <w:pPr>
              <w:jc w:val="center"/>
              <w:rPr>
                <w:rFonts w:ascii="Arial" w:hAnsi="Arial" w:cs="Arial"/>
                <w:b/>
                <w:bCs/>
                <w:sz w:val="18"/>
                <w:szCs w:val="21"/>
              </w:rPr>
            </w:pPr>
            <w:r>
              <w:rPr>
                <w:rFonts w:ascii="Arial" w:hAnsi="Arial" w:cs="Arial"/>
                <w:b/>
                <w:bCs/>
                <w:sz w:val="18"/>
                <w:szCs w:val="21"/>
              </w:rPr>
              <w:t>最小值</w:t>
            </w:r>
          </w:p>
        </w:tc>
        <w:tc>
          <w:tcPr>
            <w:tcW w:w="768" w:type="pct"/>
            <w:shd w:val="clear" w:color="auto" w:fill="D7D7D7"/>
            <w:vAlign w:val="center"/>
          </w:tcPr>
          <w:p>
            <w:pPr>
              <w:jc w:val="center"/>
              <w:rPr>
                <w:rFonts w:ascii="Arial" w:hAnsi="Arial" w:cs="Arial"/>
                <w:b/>
                <w:bCs/>
                <w:sz w:val="18"/>
                <w:szCs w:val="21"/>
              </w:rPr>
            </w:pPr>
            <w:r>
              <w:rPr>
                <w:rFonts w:ascii="Arial" w:hAnsi="Arial" w:cs="Arial"/>
                <w:b/>
                <w:bCs/>
                <w:sz w:val="18"/>
                <w:szCs w:val="21"/>
              </w:rPr>
              <w:t>典型值</w:t>
            </w:r>
          </w:p>
        </w:tc>
        <w:tc>
          <w:tcPr>
            <w:tcW w:w="683" w:type="pct"/>
            <w:shd w:val="clear" w:color="auto" w:fill="D7D7D7"/>
            <w:vAlign w:val="center"/>
          </w:tcPr>
          <w:p>
            <w:pPr>
              <w:jc w:val="center"/>
              <w:rPr>
                <w:rFonts w:ascii="Arial" w:hAnsi="Arial" w:cs="Arial"/>
                <w:b/>
                <w:bCs/>
                <w:sz w:val="18"/>
                <w:szCs w:val="21"/>
              </w:rPr>
            </w:pPr>
            <w:r>
              <w:rPr>
                <w:rFonts w:ascii="Arial" w:hAnsi="Arial" w:cs="Arial"/>
                <w:b/>
                <w:bCs/>
                <w:sz w:val="18"/>
                <w:szCs w:val="21"/>
              </w:rPr>
              <w:t>最大值</w:t>
            </w:r>
          </w:p>
        </w:tc>
        <w:tc>
          <w:tcPr>
            <w:tcW w:w="768" w:type="pct"/>
            <w:shd w:val="clear" w:color="auto" w:fill="D7D7D7"/>
            <w:vAlign w:val="center"/>
          </w:tcPr>
          <w:p>
            <w:pPr>
              <w:jc w:val="center"/>
              <w:rPr>
                <w:rFonts w:ascii="Arial" w:hAnsi="Arial" w:cs="Arial"/>
                <w:b/>
                <w:bCs/>
                <w:sz w:val="18"/>
                <w:szCs w:val="21"/>
              </w:rPr>
            </w:pPr>
            <w:r>
              <w:rPr>
                <w:rFonts w:ascii="Arial" w:hAnsi="Arial" w:cs="Arial"/>
                <w:b/>
                <w:bCs/>
                <w:sz w:val="18"/>
                <w:szCs w:val="21"/>
              </w:rPr>
              <w:t>单位</w:t>
            </w:r>
          </w:p>
        </w:tc>
        <w:tc>
          <w:tcPr>
            <w:tcW w:w="645" w:type="pct"/>
            <w:shd w:val="clear" w:color="auto" w:fill="D7D7D7"/>
            <w:vAlign w:val="center"/>
          </w:tcPr>
          <w:p>
            <w:pPr>
              <w:jc w:val="center"/>
              <w:rPr>
                <w:rFonts w:ascii="Arial" w:hAnsi="Arial" w:cs="Arial"/>
                <w:b/>
                <w:bCs/>
                <w:sz w:val="18"/>
                <w:szCs w:val="21"/>
              </w:rPr>
            </w:pPr>
            <w:r>
              <w:rPr>
                <w:rFonts w:ascii="Arial" w:hAnsi="Arial" w:cs="Arial"/>
                <w:b/>
                <w:bCs/>
                <w:sz w:val="18"/>
                <w:szCs w:val="21"/>
              </w:rPr>
              <w:t>注释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shd w:val="clear" w:color="auto" w:fill="auto"/>
            <w:vAlign w:val="center"/>
          </w:tcPr>
          <w:p>
            <w:pPr>
              <w:rPr>
                <w:rFonts w:ascii="宋体"/>
                <w:sz w:val="18"/>
              </w:rPr>
            </w:pPr>
            <w:r>
              <w:rPr>
                <w:rFonts w:ascii="宋体"/>
                <w:sz w:val="18"/>
              </w:rPr>
              <w:t>TERM电阻的阻抗</w:t>
            </w:r>
          </w:p>
        </w:tc>
        <w:tc>
          <w:tcPr>
            <w:tcW w:w="768" w:type="pct"/>
            <w:shd w:val="clear" w:color="auto" w:fill="auto"/>
            <w:vAlign w:val="center"/>
          </w:tcPr>
          <w:p>
            <w:pPr>
              <w:rPr>
                <w:rFonts w:ascii="宋体"/>
                <w:sz w:val="18"/>
              </w:rPr>
            </w:pPr>
            <w:r>
              <w:rPr>
                <w:rFonts w:ascii="宋体"/>
                <w:sz w:val="18"/>
              </w:rPr>
              <w:t>80</w:t>
            </w:r>
          </w:p>
        </w:tc>
        <w:tc>
          <w:tcPr>
            <w:tcW w:w="768" w:type="pct"/>
            <w:shd w:val="clear" w:color="auto" w:fill="auto"/>
            <w:vAlign w:val="center"/>
          </w:tcPr>
          <w:p>
            <w:pPr>
              <w:rPr>
                <w:rFonts w:ascii="宋体"/>
                <w:sz w:val="18"/>
              </w:rPr>
            </w:pPr>
            <w:r>
              <w:rPr>
                <w:rFonts w:ascii="宋体"/>
                <w:sz w:val="18"/>
              </w:rPr>
              <w:t>100</w:t>
            </w:r>
          </w:p>
        </w:tc>
        <w:tc>
          <w:tcPr>
            <w:tcW w:w="683" w:type="pct"/>
            <w:shd w:val="clear" w:color="auto" w:fill="auto"/>
            <w:vAlign w:val="center"/>
          </w:tcPr>
          <w:p>
            <w:pPr>
              <w:rPr>
                <w:rFonts w:ascii="宋体"/>
                <w:sz w:val="18"/>
              </w:rPr>
            </w:pPr>
            <w:r>
              <w:rPr>
                <w:rFonts w:ascii="宋体"/>
                <w:sz w:val="18"/>
              </w:rPr>
              <w:t>120</w:t>
            </w:r>
          </w:p>
        </w:tc>
        <w:tc>
          <w:tcPr>
            <w:tcW w:w="768" w:type="pct"/>
            <w:shd w:val="clear" w:color="auto" w:fill="auto"/>
            <w:vAlign w:val="center"/>
          </w:tcPr>
          <w:p>
            <w:pPr>
              <w:rPr>
                <w:rFonts w:ascii="宋体"/>
                <w:sz w:val="18"/>
              </w:rPr>
            </w:pPr>
            <w:r>
              <w:rPr>
                <w:rFonts w:ascii="宋体"/>
                <w:sz w:val="18"/>
              </w:rPr>
              <w:t>Ohm</w:t>
            </w:r>
          </w:p>
        </w:tc>
        <w:tc>
          <w:tcPr>
            <w:tcW w:w="645" w:type="pct"/>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shd w:val="clear" w:color="auto" w:fill="auto"/>
            <w:vAlign w:val="center"/>
          </w:tcPr>
          <w:p>
            <w:pPr>
              <w:rPr>
                <w:rFonts w:ascii="宋体"/>
                <w:sz w:val="18"/>
              </w:rPr>
            </w:pPr>
            <w:r>
              <w:rPr>
                <w:rFonts w:ascii="宋体"/>
                <w:sz w:val="18"/>
              </w:rPr>
              <w:t>TERM电阻修调的范围</w:t>
            </w:r>
          </w:p>
        </w:tc>
        <w:tc>
          <w:tcPr>
            <w:tcW w:w="768" w:type="pct"/>
            <w:shd w:val="clear" w:color="auto" w:fill="auto"/>
            <w:vAlign w:val="center"/>
          </w:tcPr>
          <w:p>
            <w:pPr>
              <w:rPr>
                <w:rFonts w:ascii="宋体"/>
                <w:sz w:val="18"/>
              </w:rPr>
            </w:pPr>
            <w:r>
              <w:rPr>
                <w:rFonts w:ascii="宋体"/>
                <w:sz w:val="18"/>
              </w:rPr>
              <w:t>72</w:t>
            </w:r>
          </w:p>
        </w:tc>
        <w:tc>
          <w:tcPr>
            <w:tcW w:w="768" w:type="pct"/>
            <w:shd w:val="clear" w:color="auto" w:fill="auto"/>
            <w:vAlign w:val="center"/>
          </w:tcPr>
          <w:p>
            <w:pPr>
              <w:rPr>
                <w:rFonts w:ascii="宋体"/>
                <w:sz w:val="18"/>
              </w:rPr>
            </w:pPr>
          </w:p>
        </w:tc>
        <w:tc>
          <w:tcPr>
            <w:tcW w:w="683" w:type="pct"/>
            <w:shd w:val="clear" w:color="auto" w:fill="auto"/>
            <w:vAlign w:val="center"/>
          </w:tcPr>
          <w:p>
            <w:pPr>
              <w:rPr>
                <w:rFonts w:ascii="宋体"/>
                <w:sz w:val="18"/>
              </w:rPr>
            </w:pPr>
            <w:r>
              <w:rPr>
                <w:rFonts w:ascii="宋体"/>
                <w:sz w:val="18"/>
              </w:rPr>
              <w:t>175</w:t>
            </w:r>
          </w:p>
        </w:tc>
        <w:tc>
          <w:tcPr>
            <w:tcW w:w="768" w:type="pct"/>
            <w:shd w:val="clear" w:color="auto" w:fill="auto"/>
            <w:vAlign w:val="center"/>
          </w:tcPr>
          <w:p>
            <w:pPr>
              <w:rPr>
                <w:rFonts w:ascii="宋体"/>
                <w:sz w:val="18"/>
              </w:rPr>
            </w:pPr>
            <w:r>
              <w:rPr>
                <w:rFonts w:ascii="宋体"/>
                <w:sz w:val="18"/>
              </w:rPr>
              <w:t>Ohm</w:t>
            </w:r>
          </w:p>
        </w:tc>
        <w:tc>
          <w:tcPr>
            <w:tcW w:w="645" w:type="pct"/>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shd w:val="clear" w:color="auto" w:fill="auto"/>
            <w:vAlign w:val="center"/>
          </w:tcPr>
          <w:p>
            <w:pPr>
              <w:rPr>
                <w:rFonts w:ascii="宋体"/>
                <w:sz w:val="18"/>
              </w:rPr>
            </w:pPr>
            <w:r>
              <w:rPr>
                <w:rFonts w:ascii="宋体"/>
                <w:sz w:val="18"/>
              </w:rPr>
              <w:t>TERM电阻修调的步长</w:t>
            </w:r>
          </w:p>
        </w:tc>
        <w:tc>
          <w:tcPr>
            <w:tcW w:w="768"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3</w:t>
            </w:r>
          </w:p>
        </w:tc>
        <w:tc>
          <w:tcPr>
            <w:tcW w:w="683"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Ohm</w:t>
            </w:r>
          </w:p>
        </w:tc>
        <w:tc>
          <w:tcPr>
            <w:tcW w:w="645" w:type="pct"/>
            <w:shd w:val="clear" w:color="auto" w:fill="auto"/>
            <w:vAlign w:val="center"/>
          </w:tcPr>
          <w:p>
            <w:pPr>
              <w:rPr>
                <w:rFonts w:ascii="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vMerge w:val="restart"/>
            <w:shd w:val="clear" w:color="auto" w:fill="auto"/>
            <w:vAlign w:val="center"/>
          </w:tcPr>
          <w:p>
            <w:pPr>
              <w:rPr>
                <w:rFonts w:ascii="宋体"/>
                <w:sz w:val="18"/>
              </w:rPr>
            </w:pPr>
            <w:r>
              <w:rPr>
                <w:rFonts w:ascii="宋体"/>
                <w:sz w:val="18"/>
              </w:rPr>
              <w:t>接收端眼图的眼高</w:t>
            </w:r>
          </w:p>
        </w:tc>
        <w:tc>
          <w:tcPr>
            <w:tcW w:w="768" w:type="pct"/>
            <w:shd w:val="clear" w:color="auto" w:fill="auto"/>
            <w:vAlign w:val="center"/>
          </w:tcPr>
          <w:p>
            <w:pPr>
              <w:rPr>
                <w:rFonts w:ascii="宋体"/>
                <w:sz w:val="18"/>
              </w:rPr>
            </w:pPr>
            <w:r>
              <w:rPr>
                <w:rFonts w:ascii="宋体"/>
                <w:sz w:val="18"/>
              </w:rPr>
              <w:t>400</w:t>
            </w:r>
          </w:p>
        </w:tc>
        <w:tc>
          <w:tcPr>
            <w:tcW w:w="768" w:type="pct"/>
            <w:shd w:val="clear" w:color="auto" w:fill="auto"/>
            <w:vAlign w:val="center"/>
          </w:tcPr>
          <w:p>
            <w:pPr>
              <w:rPr>
                <w:rFonts w:ascii="宋体"/>
                <w:sz w:val="18"/>
              </w:rPr>
            </w:pPr>
          </w:p>
        </w:tc>
        <w:tc>
          <w:tcPr>
            <w:tcW w:w="683"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mV</w:t>
            </w:r>
          </w:p>
        </w:tc>
        <w:tc>
          <w:tcPr>
            <w:tcW w:w="645" w:type="pct"/>
            <w:shd w:val="clear" w:color="auto" w:fill="auto"/>
            <w:vAlign w:val="center"/>
          </w:tcPr>
          <w:p>
            <w:pPr>
              <w:rPr>
                <w:rFonts w:ascii="宋体"/>
                <w:sz w:val="18"/>
              </w:rPr>
            </w:pPr>
            <w:r>
              <w:rPr>
                <w:rFonts w:ascii="宋体"/>
                <w:sz w:val="18"/>
              </w:rPr>
              <w:t>NRZ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vMerge w:val="continue"/>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133</w:t>
            </w:r>
          </w:p>
        </w:tc>
        <w:tc>
          <w:tcPr>
            <w:tcW w:w="768" w:type="pct"/>
            <w:shd w:val="clear" w:color="auto" w:fill="auto"/>
            <w:vAlign w:val="center"/>
          </w:tcPr>
          <w:p>
            <w:pPr>
              <w:rPr>
                <w:rFonts w:ascii="宋体"/>
                <w:sz w:val="18"/>
              </w:rPr>
            </w:pPr>
          </w:p>
        </w:tc>
        <w:tc>
          <w:tcPr>
            <w:tcW w:w="683"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mV</w:t>
            </w:r>
          </w:p>
        </w:tc>
        <w:tc>
          <w:tcPr>
            <w:tcW w:w="645" w:type="pct"/>
            <w:shd w:val="clear" w:color="auto" w:fill="auto"/>
            <w:vAlign w:val="center"/>
          </w:tcPr>
          <w:p>
            <w:pPr>
              <w:rPr>
                <w:rFonts w:ascii="宋体"/>
                <w:sz w:val="18"/>
              </w:rPr>
            </w:pPr>
            <w:r>
              <w:rPr>
                <w:rFonts w:ascii="宋体"/>
                <w:sz w:val="18"/>
              </w:rPr>
              <w:t>PAM-4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vMerge w:val="restart"/>
            <w:shd w:val="clear" w:color="auto" w:fill="auto"/>
            <w:vAlign w:val="center"/>
          </w:tcPr>
          <w:p>
            <w:pPr>
              <w:rPr>
                <w:rFonts w:ascii="宋体"/>
                <w:sz w:val="18"/>
              </w:rPr>
            </w:pPr>
            <w:r>
              <w:rPr>
                <w:rFonts w:ascii="宋体"/>
                <w:sz w:val="18"/>
              </w:rPr>
              <w:t>接收端眼图的眼宽</w:t>
            </w:r>
          </w:p>
        </w:tc>
        <w:tc>
          <w:tcPr>
            <w:tcW w:w="768" w:type="pct"/>
            <w:shd w:val="clear" w:color="auto" w:fill="auto"/>
            <w:vAlign w:val="center"/>
          </w:tcPr>
          <w:p>
            <w:pPr>
              <w:rPr>
                <w:rFonts w:ascii="宋体"/>
                <w:sz w:val="18"/>
              </w:rPr>
            </w:pPr>
            <w:r>
              <w:rPr>
                <w:rFonts w:ascii="宋体"/>
                <w:sz w:val="18"/>
              </w:rPr>
              <w:t>0.5</w:t>
            </w:r>
          </w:p>
        </w:tc>
        <w:tc>
          <w:tcPr>
            <w:tcW w:w="768" w:type="pct"/>
            <w:shd w:val="clear" w:color="auto" w:fill="auto"/>
            <w:vAlign w:val="center"/>
          </w:tcPr>
          <w:p>
            <w:pPr>
              <w:rPr>
                <w:rFonts w:ascii="宋体"/>
                <w:sz w:val="18"/>
              </w:rPr>
            </w:pPr>
          </w:p>
        </w:tc>
        <w:tc>
          <w:tcPr>
            <w:tcW w:w="683"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UI</w:t>
            </w:r>
          </w:p>
        </w:tc>
        <w:tc>
          <w:tcPr>
            <w:tcW w:w="645" w:type="pct"/>
            <w:shd w:val="clear" w:color="auto" w:fill="auto"/>
            <w:vAlign w:val="center"/>
          </w:tcPr>
          <w:p>
            <w:pPr>
              <w:rPr>
                <w:rFonts w:ascii="宋体"/>
                <w:sz w:val="18"/>
              </w:rPr>
            </w:pPr>
            <w:r>
              <w:rPr>
                <w:rFonts w:ascii="宋体"/>
                <w:sz w:val="18"/>
              </w:rPr>
              <w:t>NRZ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64" w:type="pct"/>
            <w:vMerge w:val="continue"/>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0.17</w:t>
            </w:r>
          </w:p>
        </w:tc>
        <w:tc>
          <w:tcPr>
            <w:tcW w:w="768" w:type="pct"/>
            <w:shd w:val="clear" w:color="auto" w:fill="auto"/>
            <w:vAlign w:val="center"/>
          </w:tcPr>
          <w:p>
            <w:pPr>
              <w:rPr>
                <w:rFonts w:ascii="宋体"/>
                <w:sz w:val="18"/>
              </w:rPr>
            </w:pPr>
          </w:p>
        </w:tc>
        <w:tc>
          <w:tcPr>
            <w:tcW w:w="683" w:type="pct"/>
            <w:shd w:val="clear" w:color="auto" w:fill="auto"/>
            <w:vAlign w:val="center"/>
          </w:tcPr>
          <w:p>
            <w:pPr>
              <w:rPr>
                <w:rFonts w:ascii="宋体"/>
                <w:sz w:val="18"/>
              </w:rPr>
            </w:pPr>
          </w:p>
        </w:tc>
        <w:tc>
          <w:tcPr>
            <w:tcW w:w="768" w:type="pct"/>
            <w:shd w:val="clear" w:color="auto" w:fill="auto"/>
            <w:vAlign w:val="center"/>
          </w:tcPr>
          <w:p>
            <w:pPr>
              <w:rPr>
                <w:rFonts w:ascii="宋体"/>
                <w:sz w:val="18"/>
              </w:rPr>
            </w:pPr>
            <w:r>
              <w:rPr>
                <w:rFonts w:ascii="宋体"/>
                <w:sz w:val="18"/>
              </w:rPr>
              <w:t>UI</w:t>
            </w:r>
          </w:p>
        </w:tc>
        <w:tc>
          <w:tcPr>
            <w:tcW w:w="645" w:type="pct"/>
            <w:shd w:val="clear" w:color="auto" w:fill="auto"/>
            <w:vAlign w:val="center"/>
          </w:tcPr>
          <w:p>
            <w:pPr>
              <w:rPr>
                <w:rFonts w:ascii="宋体"/>
                <w:sz w:val="18"/>
              </w:rPr>
            </w:pPr>
            <w:r>
              <w:rPr>
                <w:rFonts w:ascii="宋体"/>
                <w:sz w:val="18"/>
              </w:rPr>
              <w:t>PAM-4</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表9</w:t>
      </w:r>
      <w:r>
        <w:rPr>
          <w:rFonts w:ascii="宋体" w:hAnsi="宋体"/>
          <w:sz w:val="18"/>
          <w:szCs w:val="21"/>
        </w:rPr>
        <w:t xml:space="preserve">-8 </w:t>
      </w:r>
      <w:r>
        <w:rPr>
          <w:rFonts w:hint="eastAsia" w:ascii="宋体" w:hAnsi="宋体"/>
          <w:sz w:val="18"/>
          <w:szCs w:val="21"/>
        </w:rPr>
        <w:t>接收端的电学参数</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2"/>
          <w:numId w:val="2"/>
        </w:numPr>
        <w:snapToGrid w:val="0"/>
        <w:spacing w:line="360" w:lineRule="auto"/>
        <w:ind w:firstLineChars="0"/>
        <w:rPr>
          <w:rFonts w:ascii="Times New Roman" w:hAnsi="Times New Roman" w:eastAsia="黑体"/>
        </w:rPr>
      </w:pPr>
      <w:bookmarkStart w:id="53" w:name="_Toc124589827"/>
      <w:r>
        <w:rPr>
          <w:rFonts w:ascii="Times New Roman" w:hAnsi="Times New Roman" w:eastAsia="黑体"/>
        </w:rPr>
        <w:t>连续时间线性均衡</w:t>
      </w:r>
      <w:r>
        <w:rPr>
          <w:rFonts w:hint="eastAsia" w:ascii="Times New Roman" w:hAnsi="Times New Roman" w:eastAsia="黑体"/>
        </w:rPr>
        <w:t>器（CTLE）</w:t>
      </w:r>
      <w:bookmarkEnd w:id="53"/>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对于传输32/64GT/s的数据率时，当合适的TX均衡设置后，在最坏的通道和封装模型下，传输至接收端的眼图仍然满足要求，所以在32/64GT/s中不需要在接收端进行均衡。</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但是传输128GT/s的数据时，传输至接收端的眼图已不能满足要求，所以需要在接收端进行均衡，采用的均衡是1阶的CTLE。</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CTLE的原理图如下所示：</w:t>
      </w:r>
    </w:p>
    <w:p>
      <w:pPr>
        <w:ind w:left="501"/>
        <w:jc w:val="center"/>
      </w:pPr>
      <w:r>
        <w:drawing>
          <wp:inline distT="0" distB="0" distL="0" distR="0">
            <wp:extent cx="4851400" cy="2705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51400" cy="27051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-9 CTLE</w:t>
      </w:r>
      <w:r>
        <w:rPr>
          <w:rFonts w:hint="eastAsia" w:ascii="宋体" w:hAnsi="宋体"/>
          <w:sz w:val="18"/>
          <w:szCs w:val="21"/>
        </w:rPr>
        <w:t>电路原理图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CTLE原理：</w:t>
      </w:r>
    </w:p>
    <w:p>
      <w:pPr>
        <w:ind w:left="501"/>
        <w:jc w:val="center"/>
        <w:rPr>
          <w:rFonts w:ascii="宋体" w:hAnsi="宋体" w:cs="宋体"/>
          <w:iCs/>
          <w:szCs w:val="21"/>
        </w:rPr>
      </w:pPr>
      <w:r>
        <w:rPr>
          <w:rFonts w:ascii="宋体" w:hAnsi="宋体" w:cs="宋体"/>
          <w:iCs/>
          <w:szCs w:val="21"/>
        </w:rPr>
        <w:drawing>
          <wp:inline distT="0" distB="0" distL="114300" distR="114300">
            <wp:extent cx="3236595" cy="591820"/>
            <wp:effectExtent l="0" t="0" r="1905" b="8255"/>
            <wp:docPr id="46" name="图片 107"/>
            <wp:cNvGraphicFramePr/>
            <a:graphic xmlns:a="http://schemas.openxmlformats.org/drawingml/2006/main">
              <a:graphicData uri="http://schemas.openxmlformats.org/drawingml/2006/picture">
                <pic:pic xmlns:pic="http://schemas.openxmlformats.org/drawingml/2006/picture">
                  <pic:nvPicPr>
                    <pic:cNvPr id="46" name="图片 107"/>
                    <pic:cNvPicPr/>
                  </pic:nvPicPr>
                  <pic:blipFill>
                    <a:blip r:embed="rId46"/>
                    <a:stretch>
                      <a:fillRect/>
                    </a:stretch>
                  </pic:blipFill>
                  <pic:spPr>
                    <a:xfrm>
                      <a:off x="0" y="0"/>
                      <a:ext cx="3236595" cy="591820"/>
                    </a:xfrm>
                    <a:prstGeom prst="rect">
                      <a:avLst/>
                    </a:prstGeom>
                    <a:noFill/>
                    <a:ln>
                      <a:noFill/>
                    </a:ln>
                  </pic:spPr>
                </pic:pic>
              </a:graphicData>
            </a:graphic>
          </wp:inline>
        </w:drawing>
      </w:r>
    </w:p>
    <w:p>
      <w:pPr>
        <w:ind w:left="501"/>
        <w:jc w:val="center"/>
        <w:rPr>
          <w:rFonts w:ascii="宋体" w:hAnsi="宋体" w:cs="宋体"/>
          <w:iCs/>
          <w:szCs w:val="21"/>
        </w:rPr>
      </w:pPr>
      <w:r>
        <w:rPr>
          <w:rFonts w:hint="eastAsia" w:ascii="宋体" w:hAnsi="宋体" w:cs="宋体"/>
          <w:iCs/>
          <w:szCs w:val="21"/>
        </w:rPr>
        <w:t>直流增益：</w:t>
      </w:r>
      <w:r>
        <w:rPr>
          <w:rFonts w:hint="eastAsia" w:ascii="宋体" w:hAnsi="宋体" w:cs="宋体"/>
          <w:szCs w:val="21"/>
        </w:rPr>
        <w:t xml:space="preserve"> </w:t>
      </w:r>
      <w:r>
        <w:rPr>
          <w:rFonts w:ascii="宋体" w:hAnsi="宋体" w:cs="宋体"/>
          <w:iCs/>
          <w:szCs w:val="21"/>
        </w:rPr>
        <w:drawing>
          <wp:inline distT="0" distB="0" distL="114300" distR="114300">
            <wp:extent cx="1486535" cy="394970"/>
            <wp:effectExtent l="0" t="0" r="8890" b="0"/>
            <wp:docPr id="47" name="图片 108"/>
            <wp:cNvGraphicFramePr/>
            <a:graphic xmlns:a="http://schemas.openxmlformats.org/drawingml/2006/main">
              <a:graphicData uri="http://schemas.openxmlformats.org/drawingml/2006/picture">
                <pic:pic xmlns:pic="http://schemas.openxmlformats.org/drawingml/2006/picture">
                  <pic:nvPicPr>
                    <pic:cNvPr id="47" name="图片 108"/>
                    <pic:cNvPicPr/>
                  </pic:nvPicPr>
                  <pic:blipFill>
                    <a:blip r:embed="rId47"/>
                    <a:stretch>
                      <a:fillRect/>
                    </a:stretch>
                  </pic:blipFill>
                  <pic:spPr>
                    <a:xfrm>
                      <a:off x="0" y="0"/>
                      <a:ext cx="1486535" cy="394970"/>
                    </a:xfrm>
                    <a:prstGeom prst="rect">
                      <a:avLst/>
                    </a:prstGeom>
                    <a:noFill/>
                    <a:ln>
                      <a:noFill/>
                    </a:ln>
                  </pic:spPr>
                </pic:pic>
              </a:graphicData>
            </a:graphic>
          </wp:inline>
        </w:drawing>
      </w:r>
    </w:p>
    <w:p>
      <w:pPr>
        <w:ind w:left="501"/>
        <w:jc w:val="center"/>
        <w:rPr>
          <w:rFonts w:ascii="宋体" w:hAnsi="宋体" w:cs="宋体"/>
          <w:szCs w:val="21"/>
        </w:rPr>
      </w:pPr>
      <w:r>
        <w:rPr>
          <w:rFonts w:hint="eastAsia" w:ascii="宋体" w:hAnsi="宋体" w:cs="宋体"/>
          <w:iCs/>
          <w:szCs w:val="21"/>
        </w:rPr>
        <w:t>顶点增益：</w:t>
      </w:r>
      <m:oMath>
        <m:r>
          <m:rPr/>
          <w:rPr>
            <w:rFonts w:hint="eastAsia" w:ascii="Cambria Math" w:hAnsi="Cambria Math" w:cs="___"/>
            <w:szCs w:val="21"/>
          </w:rPr>
          <m:t xml:space="preserve">   </m:t>
        </m:r>
        <m:r>
          <m:rPr>
            <m:sty m:val="p"/>
          </m:rPr>
          <w:rPr>
            <w:rFonts w:hint="eastAsia" w:ascii="Cambria Math" w:hAnsi="Cambria Math" w:cs="___"/>
            <w:szCs w:val="21"/>
          </w:rPr>
          <m:t>peak gai:usn= :usGm?:us_RD</m:t>
        </m:r>
      </m:oMath>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CTLE的工作原理是直接通过线性模拟高通滤波器拟合信道的衰减，实现信道的补偿。</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信道的频率响应等效为一个低通滤波器，而CTLE通过减小低频信号的方式补偿高低频的衰减差，从而补偿信道的衰减。</w:t>
      </w:r>
    </w:p>
    <w:p>
      <w:pPr>
        <w:pStyle w:val="46"/>
        <w:numPr>
          <w:ilvl w:val="2"/>
          <w:numId w:val="2"/>
        </w:numPr>
        <w:snapToGrid w:val="0"/>
        <w:spacing w:line="360" w:lineRule="auto"/>
        <w:ind w:firstLineChars="0"/>
        <w:rPr>
          <w:rFonts w:ascii="Times New Roman" w:hAnsi="Times New Roman" w:eastAsia="黑体"/>
        </w:rPr>
      </w:pPr>
      <w:bookmarkStart w:id="54" w:name="_Toc124589828"/>
      <w:r>
        <w:rPr>
          <w:rFonts w:hint="eastAsia" w:ascii="Times New Roman" w:hAnsi="Times New Roman" w:eastAsia="黑体"/>
        </w:rPr>
        <w:t>时钟恢复电路CDR</w:t>
      </w:r>
      <w:bookmarkEnd w:id="54"/>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时钟数据恢复主要完成两个工作，一个是时钟恢复，一个是数据重定时。即将嵌入在数据中的时钟信息提取出来，并通过恢复的时钟将接收到的数据重定时，采样含噪声的数据，从而消除数据在传输过程中引入的抖动，其性能决定了整个串行传输系统的性能。</w:t>
      </w:r>
    </w:p>
    <w:p>
      <w:pPr>
        <w:jc w:val="center"/>
      </w:pPr>
      <w:r>
        <w:drawing>
          <wp:inline distT="0" distB="0" distL="0" distR="0">
            <wp:extent cx="5143500" cy="128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43500" cy="12827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图9</w:t>
      </w:r>
      <w:r>
        <w:rPr>
          <w:rFonts w:ascii="宋体" w:hAnsi="宋体"/>
          <w:sz w:val="18"/>
          <w:szCs w:val="21"/>
        </w:rPr>
        <w:t>-10 CDR</w:t>
      </w:r>
      <w:r>
        <w:rPr>
          <w:rFonts w:hint="eastAsia" w:ascii="宋体" w:hAnsi="宋体"/>
          <w:sz w:val="18"/>
          <w:szCs w:val="21"/>
        </w:rPr>
        <w:t>回复后的时钟采样图</w:t>
      </w:r>
    </w:p>
    <w:p>
      <w:pPr>
        <w:tabs>
          <w:tab w:val="center" w:pos="4201"/>
          <w:tab w:val="right" w:leader="dot" w:pos="9298"/>
        </w:tabs>
        <w:autoSpaceDE w:val="0"/>
        <w:autoSpaceDN w:val="0"/>
        <w:ind w:firstLine="360" w:firstLineChars="200"/>
        <w:jc w:val="center"/>
        <w:rPr>
          <w:rFonts w:ascii="宋体" w:hAnsi="宋体"/>
          <w:sz w:val="18"/>
          <w:szCs w:val="21"/>
        </w:rPr>
      </w:pPr>
    </w:p>
    <w:p>
      <w:pPr>
        <w:pStyle w:val="52"/>
        <w:numPr>
          <w:ilvl w:val="0"/>
          <w:numId w:val="2"/>
        </w:numPr>
        <w:snapToGrid w:val="0"/>
        <w:spacing w:before="240" w:after="240" w:line="360" w:lineRule="auto"/>
        <w:rPr>
          <w:rFonts w:ascii="Times New Roman"/>
        </w:rPr>
      </w:pPr>
      <w:bookmarkStart w:id="55" w:name="_Toc124589829"/>
      <w:bookmarkStart w:id="56" w:name="_Toc127911851"/>
      <w:r>
        <w:rPr>
          <w:rFonts w:hint="eastAsia" w:ascii="Times New Roman"/>
        </w:rPr>
        <w:t>边带传输 Sideband</w:t>
      </w:r>
      <w:r>
        <w:rPr>
          <w:rFonts w:ascii="Times New Roman"/>
        </w:rPr>
        <w:t xml:space="preserve"> (Optional)</w:t>
      </w:r>
      <w:bookmarkEnd w:id="55"/>
      <w:bookmarkEnd w:id="56"/>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本标准中边带信号用于近端对远端读写寄存器。</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Sideband包含2个引脚，一个是双向的串行时钟线，只由近端发送给远端，另一个是双向的串行数据线，当近端给远端写数据时，信号由近端发送给远端，当远端给近端返回数据时，信号由远端发送给近端。</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Sideband串行时钟线速度不低于</w:t>
      </w:r>
      <w:r>
        <w:rPr>
          <w:rFonts w:ascii="Times New Roman" w:hAnsi="Times New Roman" w:eastAsiaTheme="minorEastAsia"/>
        </w:rPr>
        <w:t>10</w:t>
      </w:r>
      <w:r>
        <w:rPr>
          <w:rFonts w:hint="eastAsia" w:ascii="Times New Roman" w:hAnsi="Times New Roman" w:eastAsiaTheme="minorEastAsia"/>
        </w:rPr>
        <w:t>MHz，接收端根据时钟上升沿对数据线进行采样，先传输最高位，传输信号示意图如下：</w:t>
      </w:r>
    </w:p>
    <w:p>
      <w:pPr>
        <w:tabs>
          <w:tab w:val="center" w:pos="4201"/>
          <w:tab w:val="right" w:leader="dot" w:pos="9298"/>
        </w:tabs>
        <w:autoSpaceDE w:val="0"/>
        <w:autoSpaceDN w:val="0"/>
        <w:jc w:val="center"/>
      </w:pPr>
      <w:r>
        <w:drawing>
          <wp:inline distT="0" distB="0" distL="0" distR="0">
            <wp:extent cx="5568950" cy="1162050"/>
            <wp:effectExtent l="0" t="0" r="0" b="0"/>
            <wp:docPr id="20" name="图片 20" descr="C:\Users\DELL\AppData\Roaming\LarkShell\sdk_storage\f4a3ce4f55f74db371da27467f0eb660\resources\images\0cdEnhzq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ELL\AppData\Roaming\LarkShell\sdk_storage\f4a3ce4f55f74db371da27467f0eb660\resources\images\0cdEnhzq2v.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68950" cy="11620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0-1</w:t>
      </w:r>
      <w:r>
        <w:rPr>
          <w:rFonts w:hint="eastAsia" w:ascii="宋体" w:hAnsi="宋体"/>
          <w:sz w:val="18"/>
          <w:szCs w:val="21"/>
        </w:rPr>
        <w:t xml:space="preserve"> Sideband信号</w:t>
      </w:r>
    </w:p>
    <w:p>
      <w:pPr>
        <w:tabs>
          <w:tab w:val="center" w:pos="4201"/>
          <w:tab w:val="right" w:leader="dot" w:pos="9298"/>
        </w:tabs>
        <w:autoSpaceDE w:val="0"/>
        <w:autoSpaceDN w:val="0"/>
        <w:jc w:val="cente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近端将对远端的寄存器访问打包并发送，远端接收到边带传输的协议包后解析并做出响应，如果是写寄存器，则立即执行，如果是读寄存器，则需要8个空拍才可回复寄存器值。</w:t>
      </w:r>
    </w:p>
    <w:p>
      <w:pPr>
        <w:pStyle w:val="46"/>
        <w:snapToGrid w:val="0"/>
        <w:spacing w:line="360" w:lineRule="auto"/>
        <w:rPr>
          <w:rFonts w:ascii="Times New Roman" w:hAnsi="Times New Roman" w:eastAsiaTheme="minorEastAsia"/>
        </w:rPr>
      </w:pPr>
      <w:r>
        <w:rPr>
          <w:rFonts w:ascii="Times New Roman" w:hAnsi="Times New Roman" w:eastAsiaTheme="minorEastAsia"/>
        </w:rPr>
        <w:t>写寄存器包包长为</w:t>
      </w:r>
      <w:r>
        <w:rPr>
          <w:rFonts w:hint="eastAsia" w:ascii="Times New Roman" w:hAnsi="Times New Roman" w:eastAsiaTheme="minorEastAsia"/>
        </w:rPr>
        <w:t>64bit，包格式如下：</w:t>
      </w:r>
    </w:p>
    <w:p>
      <w:pPr>
        <w:tabs>
          <w:tab w:val="center" w:pos="4201"/>
          <w:tab w:val="right" w:leader="dot" w:pos="9298"/>
        </w:tabs>
        <w:autoSpaceDE w:val="0"/>
        <w:autoSpaceDN w:val="0"/>
        <w:jc w:val="center"/>
      </w:pPr>
      <w:r>
        <w:drawing>
          <wp:inline distT="0" distB="0" distL="0" distR="0">
            <wp:extent cx="5753100" cy="622300"/>
            <wp:effectExtent l="0" t="0" r="0" b="0"/>
            <wp:docPr id="19" name="图片 19" descr="C:\Users\DELL\AppData\Roaming\LarkShell\sdk_storage\f4a3ce4f55f74db371da27467f0eb660\resources\images\sBwHk2dg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ELL\AppData\Roaming\LarkShell\sdk_storage\f4a3ce4f55f74db371da27467f0eb660\resources\images\sBwHk2dgjI.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53100" cy="6223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0-2</w:t>
      </w:r>
      <w:r>
        <w:rPr>
          <w:rFonts w:hint="eastAsia" w:ascii="宋体" w:hAnsi="宋体"/>
          <w:sz w:val="18"/>
          <w:szCs w:val="21"/>
        </w:rPr>
        <w:t xml:space="preserve"> 写寄存器格式</w:t>
      </w:r>
    </w:p>
    <w:p>
      <w:pPr>
        <w:tabs>
          <w:tab w:val="center" w:pos="4201"/>
          <w:tab w:val="right" w:leader="dot" w:pos="9298"/>
        </w:tabs>
        <w:autoSpaceDE w:val="0"/>
        <w:autoSpaceDN w:val="0"/>
        <w:jc w:val="center"/>
      </w:pPr>
    </w:p>
    <w:tbl>
      <w:tblPr>
        <w:tblStyle w:val="3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47"/>
        <w:gridCol w:w="76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D7D7D7"/>
          </w:tcPr>
          <w:p>
            <w:pPr>
              <w:jc w:val="center"/>
              <w:rPr>
                <w:rFonts w:ascii="宋体"/>
                <w:b/>
                <w:bCs/>
                <w:sz w:val="18"/>
              </w:rPr>
            </w:pPr>
            <w:r>
              <w:rPr>
                <w:rFonts w:ascii="宋体"/>
                <w:b/>
                <w:bCs/>
                <w:sz w:val="18"/>
              </w:rPr>
              <w:t>位域</w:t>
            </w:r>
          </w:p>
        </w:tc>
        <w:tc>
          <w:tcPr>
            <w:tcW w:w="7902" w:type="dxa"/>
            <w:shd w:val="clear" w:color="auto" w:fill="D7D7D7"/>
          </w:tcPr>
          <w:p>
            <w:pPr>
              <w:jc w:val="center"/>
              <w:rPr>
                <w:rFonts w:ascii="宋体"/>
                <w:b/>
                <w:bCs/>
                <w:sz w:val="18"/>
              </w:rPr>
            </w:pPr>
            <w:r>
              <w:rPr>
                <w:rFonts w:ascii="宋体"/>
                <w:b/>
                <w:bCs/>
                <w:sz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auto"/>
          </w:tcPr>
          <w:p>
            <w:pPr>
              <w:rPr>
                <w:rFonts w:ascii="宋体"/>
                <w:sz w:val="18"/>
              </w:rPr>
            </w:pPr>
            <w:r>
              <w:rPr>
                <w:rFonts w:ascii="宋体"/>
                <w:sz w:val="18"/>
              </w:rPr>
              <w:t>addr[31:2]</w:t>
            </w:r>
          </w:p>
        </w:tc>
        <w:tc>
          <w:tcPr>
            <w:tcW w:w="7902" w:type="dxa"/>
            <w:shd w:val="clear" w:color="auto" w:fill="auto"/>
          </w:tcPr>
          <w:p>
            <w:pPr>
              <w:rPr>
                <w:rFonts w:ascii="宋体"/>
                <w:sz w:val="18"/>
              </w:rPr>
            </w:pPr>
            <w:r>
              <w:rPr>
                <w:rFonts w:ascii="宋体"/>
                <w:sz w:val="18"/>
              </w:rPr>
              <w:t>写寄存器地址的[31:2]，addr[1:0]固定为0，由近端发送给远端。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auto"/>
          </w:tcPr>
          <w:p>
            <w:pPr>
              <w:rPr>
                <w:rFonts w:ascii="宋体"/>
                <w:sz w:val="18"/>
              </w:rPr>
            </w:pPr>
            <w:r>
              <w:rPr>
                <w:rFonts w:ascii="宋体"/>
                <w:sz w:val="18"/>
              </w:rPr>
              <w:t>type[1:0]</w:t>
            </w:r>
          </w:p>
        </w:tc>
        <w:tc>
          <w:tcPr>
            <w:tcW w:w="7902" w:type="dxa"/>
            <w:shd w:val="clear" w:color="auto" w:fill="auto"/>
          </w:tcPr>
          <w:p>
            <w:pPr>
              <w:rPr>
                <w:rFonts w:ascii="宋体"/>
                <w:sz w:val="18"/>
              </w:rPr>
            </w:pPr>
            <w:r>
              <w:rPr>
                <w:rFonts w:ascii="宋体"/>
                <w:sz w:val="18"/>
              </w:rPr>
              <w:t>对于写寄存器来说，该值固定为2’b11，由近端发送给远端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auto"/>
          </w:tcPr>
          <w:p>
            <w:pPr>
              <w:rPr>
                <w:rFonts w:ascii="宋体"/>
                <w:sz w:val="18"/>
              </w:rPr>
            </w:pPr>
            <w:r>
              <w:rPr>
                <w:rFonts w:ascii="宋体"/>
                <w:sz w:val="18"/>
              </w:rPr>
              <w:t>data[31:0]</w:t>
            </w:r>
          </w:p>
        </w:tc>
        <w:tc>
          <w:tcPr>
            <w:tcW w:w="7902" w:type="dxa"/>
            <w:shd w:val="clear" w:color="auto" w:fill="auto"/>
          </w:tcPr>
          <w:p>
            <w:pPr>
              <w:rPr>
                <w:rFonts w:ascii="宋体"/>
                <w:sz w:val="18"/>
              </w:rPr>
            </w:pPr>
            <w:r>
              <w:rPr>
                <w:rFonts w:ascii="宋体"/>
                <w:sz w:val="18"/>
              </w:rPr>
              <w:t>写寄存器数据[31:0]，由近端发送给远端</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0-3</w:t>
      </w:r>
      <w:r>
        <w:rPr>
          <w:rFonts w:hint="eastAsia" w:ascii="宋体" w:hAnsi="宋体"/>
          <w:sz w:val="18"/>
          <w:szCs w:val="21"/>
        </w:rPr>
        <w:t xml:space="preserve"> 写寄存器格式描述</w:t>
      </w:r>
    </w:p>
    <w:p>
      <w:pPr>
        <w:tabs>
          <w:tab w:val="center" w:pos="4201"/>
          <w:tab w:val="right" w:leader="dot" w:pos="9298"/>
        </w:tabs>
        <w:autoSpaceDE w:val="0"/>
        <w:autoSpaceDN w:val="0"/>
        <w:jc w:val="cente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读寄存器包包长为72bit，包格式如下：</w:t>
      </w:r>
    </w:p>
    <w:p>
      <w:pPr>
        <w:tabs>
          <w:tab w:val="center" w:pos="4201"/>
          <w:tab w:val="right" w:leader="dot" w:pos="9298"/>
        </w:tabs>
        <w:autoSpaceDE w:val="0"/>
        <w:autoSpaceDN w:val="0"/>
        <w:jc w:val="center"/>
      </w:pPr>
      <w:r>
        <w:drawing>
          <wp:inline distT="0" distB="0" distL="0" distR="0">
            <wp:extent cx="5454650" cy="730250"/>
            <wp:effectExtent l="0" t="0" r="0" b="0"/>
            <wp:docPr id="18" name="图片 18" descr="C:\Users\DELL\AppData\Roaming\LarkShell\sdk_storage\f4a3ce4f55f74db371da27467f0eb660\resources\images\accUzv5X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AppData\Roaming\LarkShell\sdk_storage\f4a3ce4f55f74db371da27467f0eb660\resources\images\accUzv5XX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454650" cy="7302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0-4</w:t>
      </w:r>
      <w:r>
        <w:rPr>
          <w:rFonts w:hint="eastAsia" w:ascii="宋体" w:hAnsi="宋体"/>
          <w:sz w:val="18"/>
          <w:szCs w:val="21"/>
        </w:rPr>
        <w:t xml:space="preserve"> 读寄存器格式</w:t>
      </w:r>
    </w:p>
    <w:p>
      <w:pPr>
        <w:tabs>
          <w:tab w:val="center" w:pos="4201"/>
          <w:tab w:val="right" w:leader="dot" w:pos="9298"/>
        </w:tabs>
        <w:autoSpaceDE w:val="0"/>
        <w:autoSpaceDN w:val="0"/>
        <w:ind w:firstLine="360" w:firstLineChars="200"/>
        <w:jc w:val="center"/>
        <w:rPr>
          <w:rFonts w:ascii="宋体" w:hAnsi="宋体"/>
          <w:sz w:val="18"/>
          <w:szCs w:val="21"/>
        </w:rPr>
      </w:pPr>
    </w:p>
    <w:tbl>
      <w:tblPr>
        <w:tblStyle w:val="3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47"/>
        <w:gridCol w:w="76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7" w:type="dxa"/>
            <w:shd w:val="clear" w:color="auto" w:fill="D7D7D7"/>
          </w:tcPr>
          <w:p>
            <w:pPr>
              <w:jc w:val="center"/>
              <w:rPr>
                <w:rFonts w:ascii="宋体"/>
                <w:b/>
                <w:bCs/>
                <w:sz w:val="18"/>
              </w:rPr>
            </w:pPr>
            <w:r>
              <w:rPr>
                <w:rFonts w:ascii="宋体"/>
                <w:b/>
                <w:bCs/>
                <w:sz w:val="18"/>
              </w:rPr>
              <w:t>位域</w:t>
            </w:r>
          </w:p>
        </w:tc>
        <w:tc>
          <w:tcPr>
            <w:tcW w:w="7641" w:type="dxa"/>
            <w:shd w:val="clear" w:color="auto" w:fill="D7D7D7"/>
          </w:tcPr>
          <w:p>
            <w:pPr>
              <w:jc w:val="center"/>
              <w:rPr>
                <w:rFonts w:ascii="宋体"/>
                <w:b/>
                <w:bCs/>
                <w:sz w:val="18"/>
              </w:rPr>
            </w:pPr>
            <w:r>
              <w:rPr>
                <w:rFonts w:ascii="宋体"/>
                <w:b/>
                <w:bCs/>
                <w:sz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7" w:type="dxa"/>
            <w:shd w:val="clear" w:color="auto" w:fill="auto"/>
          </w:tcPr>
          <w:p>
            <w:pPr>
              <w:rPr>
                <w:rFonts w:ascii="宋体"/>
                <w:sz w:val="18"/>
              </w:rPr>
            </w:pPr>
            <w:r>
              <w:rPr>
                <w:rFonts w:ascii="宋体"/>
                <w:sz w:val="18"/>
              </w:rPr>
              <w:t>addr[31:2]</w:t>
            </w:r>
          </w:p>
        </w:tc>
        <w:tc>
          <w:tcPr>
            <w:tcW w:w="7641" w:type="dxa"/>
            <w:shd w:val="clear" w:color="auto" w:fill="auto"/>
          </w:tcPr>
          <w:p>
            <w:pPr>
              <w:rPr>
                <w:rFonts w:ascii="宋体"/>
                <w:sz w:val="18"/>
              </w:rPr>
            </w:pPr>
            <w:r>
              <w:rPr>
                <w:rFonts w:ascii="宋体"/>
                <w:sz w:val="18"/>
              </w:rPr>
              <w:t>读寄存器地址的[31:2]，addr[1:0]固定为2’b00，由近端发送给远端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7" w:type="dxa"/>
            <w:shd w:val="clear" w:color="auto" w:fill="auto"/>
          </w:tcPr>
          <w:p>
            <w:pPr>
              <w:rPr>
                <w:rFonts w:ascii="宋体"/>
                <w:sz w:val="18"/>
              </w:rPr>
            </w:pPr>
            <w:r>
              <w:rPr>
                <w:rFonts w:ascii="宋体"/>
                <w:sz w:val="18"/>
              </w:rPr>
              <w:t>type[1:0]</w:t>
            </w:r>
          </w:p>
        </w:tc>
        <w:tc>
          <w:tcPr>
            <w:tcW w:w="7641" w:type="dxa"/>
            <w:shd w:val="clear" w:color="auto" w:fill="auto"/>
          </w:tcPr>
          <w:p>
            <w:pPr>
              <w:rPr>
                <w:rFonts w:ascii="宋体"/>
                <w:sz w:val="18"/>
              </w:rPr>
            </w:pPr>
            <w:r>
              <w:rPr>
                <w:rFonts w:ascii="宋体"/>
                <w:sz w:val="18"/>
              </w:rPr>
              <w:t>对于读寄存器来说，该值固定为2’b00，由近端发送给远端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7" w:type="dxa"/>
            <w:shd w:val="clear" w:color="auto" w:fill="auto"/>
          </w:tcPr>
          <w:p>
            <w:pPr>
              <w:rPr>
                <w:rFonts w:ascii="宋体"/>
                <w:sz w:val="18"/>
              </w:rPr>
            </w:pPr>
            <w:r>
              <w:rPr>
                <w:rFonts w:ascii="宋体"/>
                <w:sz w:val="18"/>
              </w:rPr>
              <w:t>dummy[7:0]</w:t>
            </w:r>
          </w:p>
        </w:tc>
        <w:tc>
          <w:tcPr>
            <w:tcW w:w="7641" w:type="dxa"/>
            <w:shd w:val="clear" w:color="auto" w:fill="auto"/>
          </w:tcPr>
          <w:p>
            <w:pPr>
              <w:rPr>
                <w:rFonts w:ascii="宋体"/>
                <w:sz w:val="18"/>
              </w:rPr>
            </w:pPr>
            <w:r>
              <w:rPr>
                <w:rFonts w:ascii="宋体"/>
                <w:sz w:val="18"/>
              </w:rPr>
              <w:t>空闲拍，近端只发送8拍时钟并释放数据线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7" w:type="dxa"/>
            <w:shd w:val="clear" w:color="auto" w:fill="auto"/>
          </w:tcPr>
          <w:p>
            <w:pPr>
              <w:rPr>
                <w:rFonts w:ascii="宋体"/>
                <w:sz w:val="18"/>
              </w:rPr>
            </w:pPr>
            <w:r>
              <w:rPr>
                <w:rFonts w:ascii="宋体"/>
                <w:sz w:val="18"/>
              </w:rPr>
              <w:t>data[31:0]</w:t>
            </w:r>
          </w:p>
        </w:tc>
        <w:tc>
          <w:tcPr>
            <w:tcW w:w="7641" w:type="dxa"/>
            <w:shd w:val="clear" w:color="auto" w:fill="auto"/>
          </w:tcPr>
          <w:p>
            <w:pPr>
              <w:rPr>
                <w:rFonts w:ascii="宋体"/>
                <w:sz w:val="18"/>
              </w:rPr>
            </w:pPr>
            <w:r>
              <w:rPr>
                <w:rFonts w:ascii="宋体"/>
                <w:sz w:val="18"/>
              </w:rPr>
              <w:t>读寄存器数据[31:0]，有远端发送给近端</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0-5</w:t>
      </w:r>
      <w:r>
        <w:rPr>
          <w:rFonts w:hint="eastAsia" w:ascii="宋体" w:hAnsi="宋体"/>
          <w:sz w:val="18"/>
          <w:szCs w:val="21"/>
        </w:rPr>
        <w:t xml:space="preserve"> 读寄存器格式描述</w:t>
      </w:r>
    </w:p>
    <w:p>
      <w:pPr>
        <w:tabs>
          <w:tab w:val="center" w:pos="4201"/>
          <w:tab w:val="right" w:leader="dot" w:pos="9298"/>
        </w:tabs>
        <w:autoSpaceDE w:val="0"/>
        <w:autoSpaceDN w:val="0"/>
        <w:ind w:firstLine="360" w:firstLineChars="200"/>
        <w:jc w:val="center"/>
        <w:rPr>
          <w:rFonts w:ascii="宋体" w:hAnsi="宋体"/>
          <w:sz w:val="18"/>
          <w:szCs w:val="21"/>
        </w:rPr>
      </w:pPr>
    </w:p>
    <w:p>
      <w:pPr>
        <w:pStyle w:val="52"/>
        <w:numPr>
          <w:ilvl w:val="0"/>
          <w:numId w:val="2"/>
        </w:numPr>
        <w:snapToGrid w:val="0"/>
        <w:spacing w:before="240" w:after="240" w:line="360" w:lineRule="auto"/>
        <w:rPr>
          <w:rFonts w:ascii="Times New Roman"/>
        </w:rPr>
      </w:pPr>
      <w:bookmarkStart w:id="57" w:name="_Toc124589830"/>
      <w:bookmarkStart w:id="58" w:name="_Toc127911852"/>
      <w:r>
        <w:rPr>
          <w:rFonts w:hint="eastAsia" w:ascii="Times New Roman"/>
        </w:rPr>
        <w:t>接口</w:t>
      </w:r>
      <w:bookmarkStart w:id="59" w:name="_Toc37867001"/>
      <w:bookmarkEnd w:id="59"/>
      <w:bookmarkStart w:id="60" w:name="_Toc37867007"/>
      <w:bookmarkEnd w:id="60"/>
      <w:bookmarkStart w:id="61" w:name="_Toc41055339"/>
      <w:bookmarkEnd w:id="61"/>
      <w:bookmarkStart w:id="62" w:name="_Toc37866999"/>
      <w:bookmarkEnd w:id="62"/>
      <w:bookmarkStart w:id="63" w:name="_Toc37947798"/>
      <w:bookmarkEnd w:id="63"/>
      <w:bookmarkStart w:id="64" w:name="_Toc37947803"/>
      <w:bookmarkEnd w:id="64"/>
      <w:bookmarkStart w:id="65" w:name="_Toc37867006"/>
      <w:bookmarkEnd w:id="65"/>
      <w:bookmarkStart w:id="66" w:name="_Toc37867000"/>
      <w:bookmarkEnd w:id="66"/>
      <w:bookmarkStart w:id="67" w:name="_Toc41055335"/>
      <w:bookmarkEnd w:id="67"/>
      <w:bookmarkStart w:id="68" w:name="_Toc37867003"/>
      <w:bookmarkEnd w:id="68"/>
      <w:bookmarkStart w:id="69" w:name="_Toc41055336"/>
      <w:bookmarkEnd w:id="69"/>
      <w:bookmarkStart w:id="70" w:name="_Toc37947801"/>
      <w:bookmarkEnd w:id="70"/>
      <w:bookmarkStart w:id="71" w:name="_Toc37947799"/>
      <w:bookmarkEnd w:id="71"/>
      <w:bookmarkStart w:id="72" w:name="_Toc41055332"/>
      <w:bookmarkEnd w:id="72"/>
      <w:bookmarkStart w:id="73" w:name="_Toc41055340"/>
      <w:bookmarkEnd w:id="73"/>
      <w:bookmarkStart w:id="74" w:name="_Toc37867004"/>
      <w:bookmarkEnd w:id="74"/>
      <w:bookmarkStart w:id="75" w:name="_Toc41055333"/>
      <w:bookmarkEnd w:id="75"/>
      <w:bookmarkStart w:id="76" w:name="_Toc41055337"/>
      <w:bookmarkEnd w:id="76"/>
      <w:bookmarkStart w:id="77" w:name="_Toc41055341"/>
      <w:bookmarkEnd w:id="77"/>
      <w:bookmarkStart w:id="78" w:name="_Toc37947802"/>
      <w:bookmarkEnd w:id="78"/>
      <w:bookmarkStart w:id="79" w:name="_Toc41055338"/>
      <w:bookmarkEnd w:id="79"/>
      <w:bookmarkStart w:id="80" w:name="_Toc37867005"/>
      <w:bookmarkEnd w:id="80"/>
      <w:bookmarkStart w:id="81" w:name="_Toc37947797"/>
      <w:bookmarkEnd w:id="81"/>
      <w:bookmarkStart w:id="82" w:name="_Toc37947805"/>
      <w:bookmarkEnd w:id="82"/>
      <w:bookmarkStart w:id="83" w:name="_Toc37947806"/>
      <w:bookmarkEnd w:id="83"/>
      <w:bookmarkStart w:id="84" w:name="_Toc37947800"/>
      <w:bookmarkEnd w:id="84"/>
      <w:bookmarkStart w:id="85" w:name="_Toc41055334"/>
      <w:bookmarkEnd w:id="85"/>
      <w:bookmarkStart w:id="86" w:name="_Toc37866998"/>
      <w:bookmarkEnd w:id="86"/>
      <w:bookmarkStart w:id="87" w:name="_Toc37867002"/>
      <w:bookmarkEnd w:id="87"/>
      <w:bookmarkStart w:id="88" w:name="_Toc37947804"/>
      <w:bookmarkEnd w:id="88"/>
      <w:r>
        <w:rPr>
          <w:rFonts w:hint="eastAsia" w:ascii="Times New Roman"/>
        </w:rPr>
        <w:t>定义</w:t>
      </w:r>
      <w:bookmarkEnd w:id="57"/>
      <w:bookmarkEnd w:id="58"/>
    </w:p>
    <w:p>
      <w:pPr>
        <w:jc w:val="center"/>
        <w:rPr>
          <w:rFonts w:ascii="等线" w:hAnsi="等线" w:eastAsia="等线"/>
        </w:rPr>
      </w:pPr>
      <w:bookmarkStart w:id="110" w:name="_GoBack"/>
      <w:r>
        <w:rPr>
          <w:rFonts w:ascii="等线" w:hAnsi="等线" w:eastAsia="等线"/>
        </w:rPr>
        <w:drawing>
          <wp:inline distT="0" distB="0" distL="0" distR="0">
            <wp:extent cx="2978150" cy="2927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978150" cy="2927350"/>
                    </a:xfrm>
                    <a:prstGeom prst="rect">
                      <a:avLst/>
                    </a:prstGeom>
                    <a:noFill/>
                    <a:ln>
                      <a:noFill/>
                    </a:ln>
                  </pic:spPr>
                </pic:pic>
              </a:graphicData>
            </a:graphic>
          </wp:inline>
        </w:drawing>
      </w:r>
    </w:p>
    <w:bookmarkEnd w:id="110"/>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图11-1 接口概述</w:t>
      </w:r>
    </w:p>
    <w:p>
      <w:pPr>
        <w:jc w:val="center"/>
        <w:rPr>
          <w:rFonts w:ascii="宋体" w:hAnsi="宋体" w:cs="宋体"/>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如上图所示，本标准中将D2D接口划分为4个层次，分别为：</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协议层（Protocol Layer）；</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链路层（Link Layer）；</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数字物理层（Digital Physic Layer）；</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电气物理层（Electrical Physic Layer）。</w:t>
      </w:r>
    </w:p>
    <w:p>
      <w:pPr>
        <w:pStyle w:val="46"/>
        <w:snapToGrid w:val="0"/>
        <w:spacing w:line="360" w:lineRule="auto"/>
        <w:ind w:firstLine="630" w:firstLineChars="300"/>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在本标准中对于D2D的接口定义了如上4个层次之间的接口，分别为：</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协议层与链路层之间的接口，即PL-LL Interface（PLI）；</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链路层与数字物理层之间的接口，即LL-DPL Interface（LDI）；</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数字物理层与电气物理层之间的接口，即DPL-EPL Interface（DEL）；</w:t>
      </w:r>
    </w:p>
    <w:p>
      <w:pPr>
        <w:pStyle w:val="46"/>
        <w:numPr>
          <w:ilvl w:val="0"/>
          <w:numId w:val="25"/>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D2D近端与远端的接口，通过近端与远端的EPL相连，即EPL-EPL Interface（EEI）。</w:t>
      </w:r>
    </w:p>
    <w:p>
      <w:pPr>
        <w:pStyle w:val="46"/>
        <w:numPr>
          <w:ilvl w:val="1"/>
          <w:numId w:val="2"/>
        </w:numPr>
        <w:snapToGrid w:val="0"/>
        <w:spacing w:before="120" w:beforeLines="50" w:after="120" w:afterLines="50" w:line="360" w:lineRule="auto"/>
        <w:ind w:firstLineChars="0"/>
        <w:rPr>
          <w:rFonts w:eastAsia="黑体"/>
          <w:b/>
          <w:bCs/>
        </w:rPr>
      </w:pPr>
      <w:bookmarkStart w:id="89" w:name="_Toc124589831"/>
      <w:r>
        <w:rPr>
          <w:rFonts w:eastAsia="黑体"/>
          <w:b/>
          <w:bCs/>
        </w:rPr>
        <w:t>PL-LL Interface（</w:t>
      </w:r>
      <w:r>
        <w:rPr>
          <w:rFonts w:hint="eastAsia" w:eastAsia="黑体"/>
          <w:b/>
          <w:bCs/>
        </w:rPr>
        <w:t>PLI</w:t>
      </w:r>
      <w:r>
        <w:rPr>
          <w:rFonts w:eastAsia="黑体"/>
          <w:b/>
          <w:bCs/>
        </w:rPr>
        <w:t>）</w:t>
      </w:r>
      <w:bookmarkEnd w:id="89"/>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PLI为协议层与链路层之间的接口。对于发送方向，协议层将来自上层系统的数据流与控制流打包，然后将其传输到链路层；而接收方向，链路层通过CRC检测，剥离链路层包等操作，将其中的协议层数据向上传输至协议层。具体接口如下：</w:t>
      </w:r>
    </w:p>
    <w:tbl>
      <w:tblPr>
        <w:tblStyle w:val="34"/>
        <w:tblW w:w="9435" w:type="dxa"/>
        <w:tblInd w:w="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0"/>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jc w:val="center"/>
              <w:rPr>
                <w:rFonts w:ascii="等线" w:hAnsi="等线" w:eastAsia="等线"/>
                <w:b/>
                <w:bCs/>
              </w:rPr>
            </w:pPr>
            <w:r>
              <w:rPr>
                <w:rFonts w:ascii="等线" w:hAnsi="等线" w:eastAsia="等线"/>
                <w:b/>
                <w:bCs/>
              </w:rPr>
              <w:t>接口名</w:t>
            </w:r>
          </w:p>
        </w:tc>
        <w:tc>
          <w:tcPr>
            <w:tcW w:w="6405" w:type="dxa"/>
            <w:shd w:val="clear" w:color="auto" w:fill="auto"/>
          </w:tcPr>
          <w:p>
            <w:pPr>
              <w:jc w:val="center"/>
              <w:rPr>
                <w:rFonts w:ascii="等线" w:hAnsi="等线" w:eastAsia="等线"/>
                <w:b/>
                <w:bCs/>
              </w:rPr>
            </w:pPr>
            <w:r>
              <w:rPr>
                <w:rFonts w:ascii="等线" w:hAnsi="等线" w:eastAsia="等线"/>
                <w:b/>
                <w:bCs/>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prot2link_vld[0:0]</w:t>
            </w:r>
          </w:p>
        </w:tc>
        <w:tc>
          <w:tcPr>
            <w:tcW w:w="6405" w:type="dxa"/>
            <w:shd w:val="clear" w:color="auto" w:fill="auto"/>
            <w:vAlign w:val="center"/>
          </w:tcPr>
          <w:p>
            <w:pPr>
              <w:rPr>
                <w:rFonts w:ascii="等线" w:hAnsi="等线" w:eastAsia="等线"/>
              </w:rPr>
            </w:pPr>
            <w:r>
              <w:rPr>
                <w:rFonts w:ascii="等线" w:hAnsi="等线" w:eastAsia="等线"/>
              </w:rPr>
              <w:t>发送侧，协议层向链路层指示prot2link_data/prot2link_tail上的数据有效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link2prot_rdy[0:0]</w:t>
            </w:r>
          </w:p>
        </w:tc>
        <w:tc>
          <w:tcPr>
            <w:tcW w:w="6405" w:type="dxa"/>
            <w:shd w:val="clear" w:color="auto" w:fill="auto"/>
            <w:vAlign w:val="center"/>
          </w:tcPr>
          <w:p>
            <w:pPr>
              <w:rPr>
                <w:rFonts w:ascii="等线" w:hAnsi="等线" w:eastAsia="等线"/>
              </w:rPr>
            </w:pPr>
            <w:r>
              <w:rPr>
                <w:rFonts w:ascii="等线" w:hAnsi="等线" w:eastAsia="等线"/>
              </w:rPr>
              <w:t>发送侧，链路层向协议层指示可以接收数据，使用valid-rdy握手机制传递数据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prot2link_data[1023:0]</w:t>
            </w:r>
          </w:p>
        </w:tc>
        <w:tc>
          <w:tcPr>
            <w:tcW w:w="6405" w:type="dxa"/>
            <w:shd w:val="clear" w:color="auto" w:fill="auto"/>
            <w:vAlign w:val="center"/>
          </w:tcPr>
          <w:p>
            <w:pPr>
              <w:rPr>
                <w:rFonts w:ascii="等线" w:hAnsi="等线" w:eastAsia="等线"/>
              </w:rPr>
            </w:pPr>
            <w:r>
              <w:rPr>
                <w:rFonts w:ascii="等线" w:hAnsi="等线" w:eastAsia="等线"/>
              </w:rPr>
              <w:t>发送侧，协议层向链路层传递的协议层包的其中1拍数据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prot2link_tail[0:0]</w:t>
            </w:r>
          </w:p>
        </w:tc>
        <w:tc>
          <w:tcPr>
            <w:tcW w:w="6405" w:type="dxa"/>
            <w:shd w:val="clear" w:color="auto" w:fill="auto"/>
            <w:vAlign w:val="center"/>
          </w:tcPr>
          <w:p>
            <w:pPr>
              <w:rPr>
                <w:rFonts w:ascii="等线" w:hAnsi="等线" w:eastAsia="等线"/>
              </w:rPr>
            </w:pPr>
            <w:r>
              <w:rPr>
                <w:rFonts w:ascii="等线" w:hAnsi="等线" w:eastAsia="等线"/>
              </w:rPr>
              <w:t>发送侧，协议层向链路层传递的协议层包的尾标记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link2prot_vld[0:0]</w:t>
            </w:r>
          </w:p>
        </w:tc>
        <w:tc>
          <w:tcPr>
            <w:tcW w:w="6405" w:type="dxa"/>
            <w:shd w:val="clear" w:color="auto" w:fill="auto"/>
            <w:vAlign w:val="center"/>
          </w:tcPr>
          <w:p>
            <w:pPr>
              <w:rPr>
                <w:rFonts w:ascii="等线" w:hAnsi="等线" w:eastAsia="等线"/>
              </w:rPr>
            </w:pPr>
            <w:r>
              <w:rPr>
                <w:rFonts w:ascii="等线" w:hAnsi="等线" w:eastAsia="等线"/>
              </w:rPr>
              <w:t>接收侧，链路层向协议层指示link2prot_data/link2prot_tail上的数据有效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prot2link_rdy[0:0]</w:t>
            </w:r>
          </w:p>
        </w:tc>
        <w:tc>
          <w:tcPr>
            <w:tcW w:w="6405" w:type="dxa"/>
            <w:shd w:val="clear" w:color="auto" w:fill="auto"/>
            <w:vAlign w:val="center"/>
          </w:tcPr>
          <w:p>
            <w:pPr>
              <w:rPr>
                <w:rFonts w:ascii="等线" w:hAnsi="等线" w:eastAsia="等线"/>
              </w:rPr>
            </w:pPr>
            <w:r>
              <w:rPr>
                <w:rFonts w:ascii="等线" w:hAnsi="等线" w:eastAsia="等线"/>
              </w:rPr>
              <w:t>接收侧，协议层向链路层指示可以接收数据，使用valid-rdy握手机制传递数据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link2prot_data[1023:0]</w:t>
            </w:r>
          </w:p>
        </w:tc>
        <w:tc>
          <w:tcPr>
            <w:tcW w:w="6405" w:type="dxa"/>
            <w:shd w:val="clear" w:color="auto" w:fill="auto"/>
            <w:vAlign w:val="center"/>
          </w:tcPr>
          <w:p>
            <w:pPr>
              <w:rPr>
                <w:rFonts w:ascii="等线" w:hAnsi="等线" w:eastAsia="等线"/>
              </w:rPr>
            </w:pPr>
            <w:r>
              <w:rPr>
                <w:rFonts w:ascii="等线" w:hAnsi="等线" w:eastAsia="等线"/>
              </w:rPr>
              <w:t>接收侧，链路层向协议层传递的协议层包的其中1拍数据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link2prot_tail[0:0]</w:t>
            </w:r>
          </w:p>
        </w:tc>
        <w:tc>
          <w:tcPr>
            <w:tcW w:w="6405" w:type="dxa"/>
            <w:shd w:val="clear" w:color="auto" w:fill="auto"/>
            <w:vAlign w:val="center"/>
          </w:tcPr>
          <w:p>
            <w:pPr>
              <w:rPr>
                <w:rFonts w:ascii="等线" w:hAnsi="等线" w:eastAsia="等线"/>
              </w:rPr>
            </w:pPr>
            <w:r>
              <w:rPr>
                <w:rFonts w:ascii="等线" w:hAnsi="等线" w:eastAsia="等线"/>
              </w:rPr>
              <w:t>接收侧，链路层向协议层传递的协议层包的尾标记</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表11-</w:t>
      </w:r>
      <w:r>
        <w:rPr>
          <w:rFonts w:ascii="宋体" w:hAnsi="宋体"/>
          <w:sz w:val="18"/>
          <w:szCs w:val="21"/>
        </w:rPr>
        <w:t>2</w:t>
      </w:r>
      <w:r>
        <w:rPr>
          <w:rFonts w:hint="eastAsia" w:ascii="宋体" w:hAnsi="宋体"/>
          <w:sz w:val="18"/>
          <w:szCs w:val="21"/>
        </w:rPr>
        <w:t xml:space="preserve"> 协议层与链路层接口</w:t>
      </w:r>
    </w:p>
    <w:p>
      <w:pPr>
        <w:jc w:val="center"/>
        <w:rPr>
          <w:rFonts w:ascii="等线" w:hAnsi="等线" w:eastAsia="等线"/>
        </w:rPr>
      </w:pPr>
    </w:p>
    <w:p>
      <w:pPr>
        <w:pStyle w:val="46"/>
        <w:numPr>
          <w:ilvl w:val="1"/>
          <w:numId w:val="2"/>
        </w:numPr>
        <w:snapToGrid w:val="0"/>
        <w:spacing w:before="120" w:beforeLines="50" w:after="120" w:afterLines="50" w:line="360" w:lineRule="auto"/>
        <w:ind w:firstLineChars="0"/>
        <w:rPr>
          <w:rFonts w:eastAsia="黑体"/>
          <w:b/>
          <w:bCs/>
        </w:rPr>
      </w:pPr>
      <w:bookmarkStart w:id="90" w:name="_Toc124589832"/>
      <w:r>
        <w:rPr>
          <w:rFonts w:eastAsia="黑体"/>
          <w:b/>
          <w:bCs/>
        </w:rPr>
        <w:t>LL-DPL Interface（</w:t>
      </w:r>
      <w:r>
        <w:rPr>
          <w:rFonts w:hint="eastAsia" w:eastAsia="黑体"/>
          <w:b/>
          <w:bCs/>
        </w:rPr>
        <w:t>LDI</w:t>
      </w:r>
      <w:r>
        <w:rPr>
          <w:rFonts w:eastAsia="黑体"/>
          <w:b/>
          <w:bCs/>
        </w:rPr>
        <w:t>）</w:t>
      </w:r>
      <w:bookmarkEnd w:id="90"/>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节定义了链路层与数字物理层之间的接口，在发送方向，链路层在接收到协议层发送的数据之后，对其进行添加STP，END等字符，进行ID编号，CRC校验，插入链路层包等操作后将数据按照多个通道的方式发送到数字物理层，在接收方向上，数字物理层将电气物理层发送的数据进行定帧，解码，解扰等操作后按照多通道的方式将数据发送到链路层，具体接口定义如下：</w:t>
      </w:r>
    </w:p>
    <w:tbl>
      <w:tblPr>
        <w:tblStyle w:val="34"/>
        <w:tblW w:w="9435" w:type="dxa"/>
        <w:tblInd w:w="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0"/>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jc w:val="center"/>
              <w:rPr>
                <w:rFonts w:ascii="Arial" w:hAnsi="Arial" w:eastAsia="等线" w:cs="Arial"/>
                <w:kern w:val="0"/>
                <w:szCs w:val="20"/>
              </w:rPr>
            </w:pPr>
            <w:r>
              <w:rPr>
                <w:rFonts w:ascii="Arial" w:hAnsi="Arial" w:eastAsia="等线" w:cs="Arial"/>
                <w:kern w:val="0"/>
                <w:szCs w:val="20"/>
              </w:rPr>
              <w:t>接口名</w:t>
            </w:r>
          </w:p>
        </w:tc>
        <w:tc>
          <w:tcPr>
            <w:tcW w:w="6405" w:type="dxa"/>
            <w:shd w:val="clear" w:color="auto" w:fill="auto"/>
          </w:tcPr>
          <w:p>
            <w:pPr>
              <w:jc w:val="center"/>
              <w:rPr>
                <w:rFonts w:ascii="Arial" w:hAnsi="Arial" w:eastAsia="等线" w:cs="Arial"/>
                <w:kern w:val="0"/>
                <w:szCs w:val="20"/>
              </w:rPr>
            </w:pPr>
            <w:r>
              <w:rPr>
                <w:rFonts w:ascii="Arial" w:hAnsi="Arial" w:eastAsia="等线" w:cs="Arial"/>
                <w:kern w:val="0"/>
                <w:szCs w:val="20"/>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link2phy_valid[0:0]</w:t>
            </w:r>
          </w:p>
        </w:tc>
        <w:tc>
          <w:tcPr>
            <w:tcW w:w="6405" w:type="dxa"/>
            <w:shd w:val="clear" w:color="auto" w:fill="auto"/>
            <w:vAlign w:val="center"/>
          </w:tcPr>
          <w:p>
            <w:pPr>
              <w:rPr>
                <w:rFonts w:ascii="等线" w:hAnsi="等线" w:eastAsia="等线"/>
              </w:rPr>
            </w:pPr>
            <w:r>
              <w:rPr>
                <w:rFonts w:ascii="等线" w:hAnsi="等线" w:eastAsia="等线"/>
              </w:rPr>
              <w:t>发送侧，链路层向物理层指示link2phy_data/link2phy_dk上的数据有效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phy2link_rdy[0:0]</w:t>
            </w:r>
          </w:p>
        </w:tc>
        <w:tc>
          <w:tcPr>
            <w:tcW w:w="6405" w:type="dxa"/>
            <w:shd w:val="clear" w:color="auto" w:fill="auto"/>
            <w:vAlign w:val="center"/>
          </w:tcPr>
          <w:p>
            <w:pPr>
              <w:rPr>
                <w:rFonts w:ascii="等线" w:hAnsi="等线" w:eastAsia="等线"/>
              </w:rPr>
            </w:pPr>
            <w:r>
              <w:rPr>
                <w:rFonts w:ascii="等线" w:hAnsi="等线" w:eastAsia="等线"/>
              </w:rPr>
              <w:t>发送侧，物理层向链路层指示可以接收数据，使用valid-rdy握手机制传递数据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link2phy_data[1023:0]</w:t>
            </w:r>
          </w:p>
        </w:tc>
        <w:tc>
          <w:tcPr>
            <w:tcW w:w="6405" w:type="dxa"/>
            <w:shd w:val="clear" w:color="auto" w:fill="auto"/>
            <w:vAlign w:val="center"/>
          </w:tcPr>
          <w:p>
            <w:pPr>
              <w:rPr>
                <w:rFonts w:ascii="等线" w:hAnsi="等线" w:eastAsia="等线"/>
              </w:rPr>
            </w:pPr>
            <w:r>
              <w:rPr>
                <w:rFonts w:ascii="等线" w:hAnsi="等线" w:eastAsia="等线"/>
              </w:rPr>
              <w:t>发送侧，链路层向物理层传递的数据流，每个通道128bit，共8个通道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link2phy_dk[7:0]</w:t>
            </w:r>
          </w:p>
        </w:tc>
        <w:tc>
          <w:tcPr>
            <w:tcW w:w="6405" w:type="dxa"/>
            <w:shd w:val="clear" w:color="auto" w:fill="auto"/>
            <w:vAlign w:val="center"/>
          </w:tcPr>
          <w:p>
            <w:pPr>
              <w:rPr>
                <w:rFonts w:ascii="等线" w:hAnsi="等线" w:eastAsia="等线"/>
              </w:rPr>
            </w:pPr>
            <w:r>
              <w:rPr>
                <w:rFonts w:ascii="等线" w:hAnsi="等线" w:eastAsia="等线"/>
              </w:rPr>
              <w:t>发送侧，链路层向物理层传递的数据流的控制字符/数据字符标记，每个通道1bit，共8个通道</w:t>
            </w:r>
          </w:p>
          <w:p>
            <w:pPr>
              <w:rPr>
                <w:rFonts w:ascii="等线" w:hAnsi="等线" w:eastAsia="等线"/>
              </w:rPr>
            </w:pPr>
            <w:r>
              <w:rPr>
                <w:rFonts w:ascii="等线" w:hAnsi="等线" w:eastAsia="等线"/>
              </w:rPr>
              <w:t>1'b0：控制字符</w:t>
            </w:r>
          </w:p>
          <w:p>
            <w:pPr>
              <w:rPr>
                <w:rFonts w:ascii="等线" w:hAnsi="等线" w:eastAsia="等线"/>
              </w:rPr>
            </w:pPr>
            <w:r>
              <w:rPr>
                <w:rFonts w:ascii="等线" w:hAnsi="等线" w:eastAsia="等线"/>
              </w:rPr>
              <w:t>1'b1：数据字符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phy2link_valid[0:0]</w:t>
            </w:r>
          </w:p>
        </w:tc>
        <w:tc>
          <w:tcPr>
            <w:tcW w:w="6405" w:type="dxa"/>
            <w:shd w:val="clear" w:color="auto" w:fill="auto"/>
            <w:vAlign w:val="center"/>
          </w:tcPr>
          <w:p>
            <w:pPr>
              <w:rPr>
                <w:rFonts w:ascii="等线" w:hAnsi="等线" w:eastAsia="等线"/>
              </w:rPr>
            </w:pPr>
            <w:r>
              <w:rPr>
                <w:rFonts w:ascii="等线" w:hAnsi="等线" w:eastAsia="等线"/>
              </w:rPr>
              <w:t>接收侧，物理层向链路层指示phy2link_data/phy2link_dk上的数据有效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phy2link_data[1023:0]</w:t>
            </w:r>
          </w:p>
        </w:tc>
        <w:tc>
          <w:tcPr>
            <w:tcW w:w="6405" w:type="dxa"/>
            <w:shd w:val="clear" w:color="auto" w:fill="auto"/>
            <w:vAlign w:val="center"/>
          </w:tcPr>
          <w:p>
            <w:pPr>
              <w:rPr>
                <w:rFonts w:ascii="等线" w:hAnsi="等线" w:eastAsia="等线"/>
              </w:rPr>
            </w:pPr>
            <w:r>
              <w:rPr>
                <w:rFonts w:ascii="等线" w:hAnsi="等线" w:eastAsia="等线"/>
              </w:rPr>
              <w:t>接收侧，物理层向链路层传递的数据流，每个通道128bit，共8个通道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vAlign w:val="center"/>
          </w:tcPr>
          <w:p>
            <w:pPr>
              <w:rPr>
                <w:rFonts w:ascii="等线" w:hAnsi="等线" w:eastAsia="等线"/>
              </w:rPr>
            </w:pPr>
            <w:r>
              <w:rPr>
                <w:rFonts w:ascii="等线" w:hAnsi="等线" w:eastAsia="等线"/>
              </w:rPr>
              <w:t>phy2link_dk[7:0]</w:t>
            </w:r>
          </w:p>
        </w:tc>
        <w:tc>
          <w:tcPr>
            <w:tcW w:w="6405" w:type="dxa"/>
            <w:shd w:val="clear" w:color="auto" w:fill="auto"/>
            <w:vAlign w:val="center"/>
          </w:tcPr>
          <w:p>
            <w:pPr>
              <w:rPr>
                <w:rFonts w:ascii="等线" w:hAnsi="等线" w:eastAsia="等线"/>
              </w:rPr>
            </w:pPr>
            <w:r>
              <w:rPr>
                <w:rFonts w:ascii="等线" w:hAnsi="等线" w:eastAsia="等线"/>
              </w:rPr>
              <w:t>接收侧，物理层向链路层传递的数据流的控制字符/数据字符标记，每个通道1bit，共8个通道</w:t>
            </w:r>
          </w:p>
          <w:p>
            <w:pPr>
              <w:rPr>
                <w:rFonts w:ascii="等线" w:hAnsi="等线" w:eastAsia="等线"/>
              </w:rPr>
            </w:pPr>
            <w:r>
              <w:rPr>
                <w:rFonts w:ascii="等线" w:hAnsi="等线" w:eastAsia="等线"/>
              </w:rPr>
              <w:t>1'b0：控制字符</w:t>
            </w:r>
          </w:p>
          <w:p>
            <w:pPr>
              <w:rPr>
                <w:rFonts w:ascii="等线" w:hAnsi="等线" w:eastAsia="等线"/>
              </w:rPr>
            </w:pPr>
            <w:r>
              <w:rPr>
                <w:rFonts w:ascii="等线" w:hAnsi="等线" w:eastAsia="等线"/>
              </w:rPr>
              <w:t>1'b1：数据字符</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表11-</w:t>
      </w:r>
      <w:r>
        <w:rPr>
          <w:rFonts w:ascii="宋体" w:hAnsi="宋体"/>
          <w:sz w:val="18"/>
          <w:szCs w:val="21"/>
        </w:rPr>
        <w:t>3</w:t>
      </w:r>
      <w:r>
        <w:rPr>
          <w:rFonts w:hint="eastAsia" w:ascii="宋体" w:hAnsi="宋体"/>
          <w:sz w:val="18"/>
          <w:szCs w:val="21"/>
        </w:rPr>
        <w:t xml:space="preserve"> 链路层与数字物理层接口</w:t>
      </w:r>
    </w:p>
    <w:p>
      <w:pPr>
        <w:jc w:val="center"/>
        <w:rPr>
          <w:rFonts w:ascii="等线" w:hAnsi="等线" w:eastAsia="等线"/>
        </w:rPr>
      </w:pPr>
    </w:p>
    <w:p>
      <w:pPr>
        <w:pStyle w:val="46"/>
        <w:numPr>
          <w:ilvl w:val="1"/>
          <w:numId w:val="2"/>
        </w:numPr>
        <w:snapToGrid w:val="0"/>
        <w:spacing w:before="120" w:beforeLines="50" w:after="120" w:afterLines="50" w:line="360" w:lineRule="auto"/>
        <w:ind w:firstLineChars="0"/>
        <w:rPr>
          <w:rFonts w:eastAsia="黑体"/>
          <w:b/>
          <w:bCs/>
        </w:rPr>
      </w:pPr>
      <w:bookmarkStart w:id="91" w:name="_Toc124589833"/>
      <w:r>
        <w:rPr>
          <w:rFonts w:eastAsia="黑体"/>
          <w:b/>
          <w:bCs/>
        </w:rPr>
        <w:t>DPL-EPL Interface（</w:t>
      </w:r>
      <w:r>
        <w:rPr>
          <w:rFonts w:hint="eastAsia" w:eastAsia="黑体"/>
          <w:b/>
          <w:bCs/>
        </w:rPr>
        <w:t>DEI</w:t>
      </w:r>
      <w:r>
        <w:rPr>
          <w:rFonts w:eastAsia="黑体"/>
          <w:b/>
          <w:bCs/>
        </w:rPr>
        <w:t>）</w:t>
      </w:r>
      <w:bookmarkEnd w:id="91"/>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节定义了数字物理层与电气物理层之间的接口，在发送方向，数字物理层在接收到链路层发送到数字物理层各个通道上的数据进行加扰编码等操作后，按照一定的方式发送电气物理层，而接收方向上，电气物理层将对端发送的数据经过处理后按照一定的方式发送数字物理层，具体接口描述如下：</w:t>
      </w:r>
    </w:p>
    <w:tbl>
      <w:tblPr>
        <w:tblStyle w:val="34"/>
        <w:tblW w:w="9420" w:type="dxa"/>
        <w:tblInd w:w="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0"/>
        <w:gridCol w:w="6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jc w:val="center"/>
              <w:rPr>
                <w:rFonts w:ascii="Arial" w:hAnsi="Arial" w:eastAsia="等线" w:cs="Arial"/>
                <w:kern w:val="0"/>
                <w:szCs w:val="20"/>
              </w:rPr>
            </w:pPr>
            <w:r>
              <w:rPr>
                <w:rFonts w:ascii="Arial" w:hAnsi="Arial" w:eastAsia="等线" w:cs="Arial"/>
                <w:kern w:val="0"/>
                <w:szCs w:val="20"/>
              </w:rPr>
              <w:t>接口名</w:t>
            </w:r>
          </w:p>
        </w:tc>
        <w:tc>
          <w:tcPr>
            <w:tcW w:w="6390" w:type="dxa"/>
            <w:shd w:val="clear" w:color="auto" w:fill="auto"/>
          </w:tcPr>
          <w:p>
            <w:pPr>
              <w:jc w:val="center"/>
              <w:rPr>
                <w:rFonts w:ascii="Arial" w:hAnsi="Arial" w:eastAsia="等线" w:cs="Arial"/>
                <w:kern w:val="0"/>
                <w:szCs w:val="20"/>
              </w:rPr>
            </w:pPr>
            <w:r>
              <w:rPr>
                <w:rFonts w:ascii="Arial" w:hAnsi="Arial" w:eastAsia="等线" w:cs="Arial"/>
                <w:kern w:val="0"/>
                <w:szCs w:val="20"/>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epl2dpl_tx_clk[7:0]</w:t>
            </w:r>
          </w:p>
        </w:tc>
        <w:tc>
          <w:tcPr>
            <w:tcW w:w="6390" w:type="dxa"/>
            <w:shd w:val="clear" w:color="auto" w:fill="auto"/>
          </w:tcPr>
          <w:p>
            <w:pPr>
              <w:rPr>
                <w:rFonts w:ascii="等线" w:hAnsi="等线" w:eastAsia="等线"/>
              </w:rPr>
            </w:pPr>
            <w:r>
              <w:rPr>
                <w:rFonts w:ascii="等线" w:hAnsi="等线" w:eastAsia="等线"/>
              </w:rPr>
              <w:t>电气物理层发送数字物理层的发送时钟，数字物理层需要将数据同步到该时钟下发送到电气物理层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dpl2epl_tx_dat[127:0][7:0]</w:t>
            </w:r>
          </w:p>
        </w:tc>
        <w:tc>
          <w:tcPr>
            <w:tcW w:w="6390" w:type="dxa"/>
            <w:shd w:val="clear" w:color="auto" w:fill="auto"/>
          </w:tcPr>
          <w:p>
            <w:pPr>
              <w:rPr>
                <w:rFonts w:ascii="等线" w:hAnsi="等线" w:eastAsia="等线"/>
              </w:rPr>
            </w:pPr>
            <w:r>
              <w:rPr>
                <w:rFonts w:ascii="等线" w:hAnsi="等线" w:eastAsia="等线"/>
              </w:rPr>
              <w:t>数字物理层发送到电气物理层的数据接口，分为8个通道，每个通道128bit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epl2dpl_rx_clk[7:0]</w:t>
            </w:r>
          </w:p>
        </w:tc>
        <w:tc>
          <w:tcPr>
            <w:tcW w:w="6390" w:type="dxa"/>
            <w:shd w:val="clear" w:color="auto" w:fill="auto"/>
          </w:tcPr>
          <w:p>
            <w:pPr>
              <w:rPr>
                <w:rFonts w:ascii="等线" w:hAnsi="等线" w:eastAsia="等线"/>
              </w:rPr>
            </w:pPr>
            <w:r>
              <w:rPr>
                <w:rFonts w:ascii="等线" w:hAnsi="等线" w:eastAsia="等线"/>
              </w:rPr>
              <w:t>电气物理层发送数字物理层的接收时钟，电气物理层需要通过该时钟对数据进行接收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dpl2dpl_rx_dat[127:0][7:0]</w:t>
            </w:r>
          </w:p>
        </w:tc>
        <w:tc>
          <w:tcPr>
            <w:tcW w:w="6390" w:type="dxa"/>
            <w:shd w:val="clear" w:color="auto" w:fill="auto"/>
          </w:tcPr>
          <w:p>
            <w:pPr>
              <w:rPr>
                <w:rFonts w:ascii="等线" w:hAnsi="等线" w:eastAsia="等线"/>
              </w:rPr>
            </w:pPr>
            <w:r>
              <w:rPr>
                <w:rFonts w:ascii="等线" w:hAnsi="等线" w:eastAsia="等线"/>
              </w:rPr>
              <w:t>电气物理层发送到数字物理层的数据接口，分为8个通道，每个通道128bit</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表11-</w:t>
      </w:r>
      <w:r>
        <w:rPr>
          <w:rFonts w:ascii="宋体" w:hAnsi="宋体"/>
          <w:sz w:val="18"/>
          <w:szCs w:val="21"/>
        </w:rPr>
        <w:t>4</w:t>
      </w:r>
      <w:r>
        <w:rPr>
          <w:rFonts w:hint="eastAsia" w:ascii="宋体" w:hAnsi="宋体"/>
          <w:sz w:val="18"/>
          <w:szCs w:val="21"/>
        </w:rPr>
        <w:t xml:space="preserve"> 数字物理层与电气物理层接口</w:t>
      </w:r>
    </w:p>
    <w:p>
      <w:pPr>
        <w:jc w:val="center"/>
        <w:rPr>
          <w:rFonts w:ascii="等线" w:hAnsi="等线" w:eastAsia="等线"/>
        </w:rPr>
      </w:pPr>
    </w:p>
    <w:p>
      <w:pPr>
        <w:pStyle w:val="46"/>
        <w:numPr>
          <w:ilvl w:val="1"/>
          <w:numId w:val="2"/>
        </w:numPr>
        <w:snapToGrid w:val="0"/>
        <w:spacing w:before="120" w:beforeLines="50" w:after="120" w:afterLines="50" w:line="360" w:lineRule="auto"/>
        <w:ind w:firstLineChars="0"/>
        <w:rPr>
          <w:rFonts w:eastAsia="黑体"/>
          <w:b/>
          <w:bCs/>
        </w:rPr>
      </w:pPr>
      <w:bookmarkStart w:id="92" w:name="_Toc124589834"/>
      <w:r>
        <w:rPr>
          <w:rFonts w:eastAsia="黑体"/>
          <w:b/>
          <w:bCs/>
        </w:rPr>
        <w:t>EPL-EPL Interface</w:t>
      </w:r>
      <w:r>
        <w:rPr>
          <w:rFonts w:hint="eastAsia" w:eastAsia="黑体"/>
          <w:b/>
          <w:bCs/>
        </w:rPr>
        <w:t>（EEI）</w:t>
      </w:r>
      <w:bookmarkEnd w:id="92"/>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节定义D2D近端与远端的接口，即近端电气物理层与远端电气物理层的接口，这部分接口分为数据接口与边带传输接口，而边带传输接口为可选项（如第十章所述），对于数据接口，发送与接收方向均为高速差分串行接口；边带传输信号（sideband）为sb_clock与sb_data。具体接口描述如下：</w:t>
      </w:r>
    </w:p>
    <w:tbl>
      <w:tblPr>
        <w:tblStyle w:val="34"/>
        <w:tblW w:w="9420" w:type="dxa"/>
        <w:tblInd w:w="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0"/>
        <w:gridCol w:w="6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jc w:val="center"/>
              <w:rPr>
                <w:rFonts w:ascii="Arial" w:hAnsi="Arial" w:eastAsia="等线" w:cs="Arial"/>
                <w:kern w:val="0"/>
                <w:szCs w:val="20"/>
              </w:rPr>
            </w:pPr>
            <w:r>
              <w:rPr>
                <w:rFonts w:ascii="Arial" w:hAnsi="Arial" w:eastAsia="等线" w:cs="Arial"/>
                <w:kern w:val="0"/>
                <w:szCs w:val="20"/>
              </w:rPr>
              <w:t>接口名</w:t>
            </w:r>
          </w:p>
        </w:tc>
        <w:tc>
          <w:tcPr>
            <w:tcW w:w="6390" w:type="dxa"/>
            <w:shd w:val="clear" w:color="auto" w:fill="auto"/>
          </w:tcPr>
          <w:p>
            <w:pPr>
              <w:jc w:val="center"/>
              <w:rPr>
                <w:rFonts w:ascii="Arial" w:hAnsi="Arial" w:eastAsia="等线" w:cs="Arial"/>
                <w:kern w:val="0"/>
                <w:szCs w:val="20"/>
              </w:rPr>
            </w:pPr>
            <w:r>
              <w:rPr>
                <w:rFonts w:ascii="Arial" w:hAnsi="Arial" w:eastAsia="等线" w:cs="Arial"/>
                <w:kern w:val="0"/>
                <w:szCs w:val="20"/>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tx_dat_p[7:0]</w:t>
            </w:r>
          </w:p>
        </w:tc>
        <w:tc>
          <w:tcPr>
            <w:tcW w:w="6390" w:type="dxa"/>
            <w:shd w:val="clear" w:color="auto" w:fill="auto"/>
          </w:tcPr>
          <w:p>
            <w:pPr>
              <w:rPr>
                <w:rFonts w:ascii="等线" w:hAnsi="等线" w:eastAsia="等线"/>
              </w:rPr>
            </w:pPr>
            <w:r>
              <w:rPr>
                <w:rFonts w:ascii="等线" w:hAnsi="等线" w:eastAsia="等线"/>
              </w:rPr>
              <w:t>发送端串行数据线p分量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tx_dat_n[7:0]</w:t>
            </w:r>
          </w:p>
        </w:tc>
        <w:tc>
          <w:tcPr>
            <w:tcW w:w="6390" w:type="dxa"/>
            <w:shd w:val="clear" w:color="auto" w:fill="auto"/>
          </w:tcPr>
          <w:p>
            <w:pPr>
              <w:rPr>
                <w:rFonts w:ascii="等线" w:hAnsi="等线" w:eastAsia="等线"/>
              </w:rPr>
            </w:pPr>
            <w:r>
              <w:rPr>
                <w:rFonts w:ascii="等线" w:hAnsi="等线" w:eastAsia="等线"/>
              </w:rPr>
              <w:t>发送端串行数据线n分量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rx_dat_p[7:0]</w:t>
            </w:r>
          </w:p>
        </w:tc>
        <w:tc>
          <w:tcPr>
            <w:tcW w:w="6390" w:type="dxa"/>
            <w:shd w:val="clear" w:color="auto" w:fill="auto"/>
          </w:tcPr>
          <w:p>
            <w:pPr>
              <w:rPr>
                <w:rFonts w:ascii="等线" w:hAnsi="等线" w:eastAsia="等线"/>
              </w:rPr>
            </w:pPr>
            <w:r>
              <w:rPr>
                <w:rFonts w:ascii="等线" w:hAnsi="等线" w:eastAsia="等线"/>
              </w:rPr>
              <w:t>接收端串行数据线p分量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rx_dat_n[7:0]</w:t>
            </w:r>
          </w:p>
        </w:tc>
        <w:tc>
          <w:tcPr>
            <w:tcW w:w="6390" w:type="dxa"/>
            <w:shd w:val="clear" w:color="auto" w:fill="auto"/>
          </w:tcPr>
          <w:p>
            <w:pPr>
              <w:rPr>
                <w:rFonts w:ascii="等线" w:hAnsi="等线" w:eastAsia="等线"/>
              </w:rPr>
            </w:pPr>
            <w:r>
              <w:rPr>
                <w:rFonts w:ascii="等线" w:hAnsi="等线" w:eastAsia="等线"/>
              </w:rPr>
              <w:t>接收端串行数据线n分量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sb_clock</w:t>
            </w:r>
          </w:p>
        </w:tc>
        <w:tc>
          <w:tcPr>
            <w:tcW w:w="6390" w:type="dxa"/>
            <w:shd w:val="clear" w:color="auto" w:fill="auto"/>
          </w:tcPr>
          <w:p>
            <w:pPr>
              <w:rPr>
                <w:rFonts w:ascii="等线" w:hAnsi="等线" w:eastAsia="等线"/>
              </w:rPr>
            </w:pPr>
            <w:r>
              <w:rPr>
                <w:rFonts w:ascii="等线" w:hAnsi="等线" w:eastAsia="等线"/>
              </w:rPr>
              <w:t>边带传输时钟信号（可选）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0" w:type="dxa"/>
            <w:shd w:val="clear" w:color="auto" w:fill="auto"/>
          </w:tcPr>
          <w:p>
            <w:pPr>
              <w:rPr>
                <w:rFonts w:ascii="等线" w:hAnsi="等线" w:eastAsia="等线"/>
              </w:rPr>
            </w:pPr>
            <w:r>
              <w:rPr>
                <w:rFonts w:ascii="等线" w:hAnsi="等线" w:eastAsia="等线"/>
              </w:rPr>
              <w:t>sb_data</w:t>
            </w:r>
          </w:p>
        </w:tc>
        <w:tc>
          <w:tcPr>
            <w:tcW w:w="6390" w:type="dxa"/>
            <w:shd w:val="clear" w:color="auto" w:fill="auto"/>
          </w:tcPr>
          <w:p>
            <w:pPr>
              <w:rPr>
                <w:rFonts w:ascii="等线" w:hAnsi="等线" w:eastAsia="等线"/>
              </w:rPr>
            </w:pPr>
            <w:r>
              <w:rPr>
                <w:rFonts w:ascii="等线" w:hAnsi="等线" w:eastAsia="等线"/>
              </w:rPr>
              <w:t>边带传输数据信号（可选）</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表11-</w:t>
      </w:r>
      <w:r>
        <w:rPr>
          <w:rFonts w:ascii="宋体" w:hAnsi="宋体"/>
          <w:sz w:val="18"/>
          <w:szCs w:val="21"/>
        </w:rPr>
        <w:t>5</w:t>
      </w:r>
      <w:r>
        <w:rPr>
          <w:rFonts w:hint="eastAsia" w:ascii="宋体" w:hAnsi="宋体"/>
          <w:sz w:val="18"/>
          <w:szCs w:val="21"/>
        </w:rPr>
        <w:t xml:space="preserve"> 电气物理层与电气物理层接口</w:t>
      </w:r>
    </w:p>
    <w:p>
      <w:pPr>
        <w:tabs>
          <w:tab w:val="center" w:pos="4201"/>
          <w:tab w:val="right" w:leader="dot" w:pos="9298"/>
        </w:tabs>
        <w:autoSpaceDE w:val="0"/>
        <w:autoSpaceDN w:val="0"/>
        <w:ind w:firstLine="360" w:firstLineChars="200"/>
        <w:jc w:val="center"/>
        <w:rPr>
          <w:rFonts w:ascii="宋体" w:hAnsi="宋体"/>
          <w:sz w:val="18"/>
          <w:szCs w:val="21"/>
        </w:rPr>
      </w:pPr>
    </w:p>
    <w:p>
      <w:pPr>
        <w:pStyle w:val="52"/>
        <w:numPr>
          <w:ilvl w:val="0"/>
          <w:numId w:val="2"/>
        </w:numPr>
        <w:snapToGrid w:val="0"/>
        <w:spacing w:before="240" w:after="240" w:line="360" w:lineRule="auto"/>
        <w:rPr>
          <w:rFonts w:ascii="Times New Roman"/>
        </w:rPr>
      </w:pPr>
      <w:bookmarkStart w:id="93" w:name="_Toc124589835"/>
      <w:bookmarkStart w:id="94" w:name="_Toc127911853"/>
      <w:r>
        <w:rPr>
          <w:rFonts w:hint="eastAsia" w:ascii="Times New Roman"/>
        </w:rPr>
        <w:t>调试追踪 Debug&amp;Trace</w:t>
      </w:r>
      <w:bookmarkEnd w:id="93"/>
      <w:bookmarkEnd w:id="94"/>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本章描述各个层次提供的调试追踪功能，目的是方便从外部通过寄存器接口全方位了解各个层次内部的运行状态。主要包括如下6个功能类别。</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统计计数功能；</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注入错误、暂停发包功能；</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测试序列发送、检测和校验功能；</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环回功能；</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告警/状态上报功能；</w:t>
      </w:r>
    </w:p>
    <w:p>
      <w:pPr>
        <w:pStyle w:val="46"/>
        <w:numPr>
          <w:ilvl w:val="0"/>
          <w:numId w:val="26"/>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跟踪功能；</w:t>
      </w:r>
    </w:p>
    <w:p>
      <w:pPr>
        <w:pStyle w:val="46"/>
        <w:numPr>
          <w:ilvl w:val="1"/>
          <w:numId w:val="2"/>
        </w:numPr>
        <w:snapToGrid w:val="0"/>
        <w:spacing w:before="120" w:beforeLines="50" w:after="120" w:afterLines="50" w:line="360" w:lineRule="auto"/>
        <w:ind w:firstLineChars="0"/>
        <w:rPr>
          <w:rFonts w:eastAsia="黑体"/>
          <w:b/>
          <w:bCs/>
        </w:rPr>
      </w:pPr>
      <w:bookmarkStart w:id="95" w:name="_Toc124589836"/>
      <w:r>
        <w:rPr>
          <w:rFonts w:hint="eastAsia" w:eastAsia="黑体"/>
          <w:b/>
          <w:bCs/>
        </w:rPr>
        <w:t>测试序列发送、检测和校验功能</w:t>
      </w:r>
      <w:bookmarkEnd w:id="95"/>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发送端支持发送如下测试码流，用于接收端校验所接收数据的正确性：</w:t>
      </w:r>
    </w:p>
    <w:p>
      <w:pPr>
        <w:pStyle w:val="46"/>
        <w:numPr>
          <w:ilvl w:val="0"/>
          <w:numId w:val="27"/>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发送端数字物理层支持发送PRBS7、PRBS9、PRBS15、PRBS23、PRBS31序列；</w:t>
      </w:r>
    </w:p>
    <w:p>
      <w:pPr>
        <w:pStyle w:val="46"/>
        <w:numPr>
          <w:ilvl w:val="0"/>
          <w:numId w:val="27"/>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发送端数字物理层支持循环发送用户自定义的长度为2048bit的固定序列；</w:t>
      </w:r>
    </w:p>
    <w:p>
      <w:pPr>
        <w:pStyle w:val="46"/>
        <w:snapToGrid w:val="0"/>
        <w:spacing w:line="360" w:lineRule="auto"/>
        <w:rPr>
          <w:rFonts w:ascii="Times New Roman" w:hAnsi="Times New Roman" w:eastAsiaTheme="minorEastAsia"/>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接收端支持检测如下测试码流，用于接收端校验所接收数据的正确性：</w:t>
      </w:r>
    </w:p>
    <w:p>
      <w:pPr>
        <w:pStyle w:val="46"/>
        <w:numPr>
          <w:ilvl w:val="0"/>
          <w:numId w:val="28"/>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接收端数字物理层支持校验PRBS7、PRBS9、PRBS15、PRBS23、PRBS31序列，并单独上报每个通道的校验结果；</w:t>
      </w:r>
    </w:p>
    <w:p>
      <w:pPr>
        <w:pStyle w:val="46"/>
        <w:numPr>
          <w:ilvl w:val="0"/>
          <w:numId w:val="28"/>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接收端数字物理层支持检测用户自定义的长度为2048bit的固定序列，并单独上报每个通道的校验结果；</w:t>
      </w: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 xml:space="preserve">每条通道皆需具备测试序列的发送和检测校验功能，接收端的错误校验器通过对比参考PRBS生成器生成的序列数据和接收到的测试序列数据（或是用户定义序列），来判断数据在通道中是否发生了错误。若发生了错误，则将错误信息上报。如图12-1 PRBS生成和检测示意图所示。 </w:t>
      </w:r>
    </w:p>
    <w:p>
      <w:pPr>
        <w:tabs>
          <w:tab w:val="center" w:pos="4201"/>
          <w:tab w:val="right" w:leader="dot" w:pos="9298"/>
        </w:tabs>
        <w:autoSpaceDE w:val="0"/>
        <w:autoSpaceDN w:val="0"/>
        <w:ind w:firstLine="420"/>
        <w:jc w:val="center"/>
      </w:pPr>
      <w:r>
        <w:rPr>
          <w:rFonts w:hint="eastAsia"/>
        </w:rPr>
        <w:object>
          <v:shape id="_x0000_i1033" o:spt="75" type="#_x0000_t75" style="height:153.85pt;width:370.35pt;" o:ole="t" filled="f" o:preferrelative="t" stroked="f" coordsize="21600,21600">
            <v:path/>
            <v:fill on="f" focussize="0,0"/>
            <v:stroke on="f" joinstyle="miter"/>
            <v:imagedata r:id="rId54" o:title=""/>
            <o:lock v:ext="edit" aspectratio="t"/>
            <w10:wrap type="none"/>
            <w10:anchorlock/>
          </v:shape>
          <o:OLEObject Type="Embed" ProgID="Visio.Drawing.15" ShapeID="_x0000_i1033" DrawAspect="Content" ObjectID="_1468075725" r:id="rId53">
            <o:LockedField>false</o:LockedField>
          </o:OLEObject>
        </w:object>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图12-1 PRBS生成和检测示意图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96" w:name="_Toc124589837"/>
      <w:r>
        <w:rPr>
          <w:rFonts w:hint="eastAsia" w:eastAsia="黑体"/>
          <w:b/>
          <w:bCs/>
        </w:rPr>
        <w:t>环回功能</w:t>
      </w:r>
      <w:bookmarkEnd w:id="96"/>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环回功能主要用于测试过程中对链路通讯进行确认，对于D</w:t>
      </w:r>
      <w:r>
        <w:rPr>
          <w:rFonts w:ascii="Times New Roman" w:hAnsi="Times New Roman" w:eastAsiaTheme="minorEastAsia"/>
        </w:rPr>
        <w:t>2</w:t>
      </w:r>
      <w:r>
        <w:rPr>
          <w:rFonts w:hint="eastAsia" w:ascii="Times New Roman" w:hAnsi="Times New Roman" w:eastAsiaTheme="minorEastAsia"/>
        </w:rPr>
        <w:t>D接口的环回功能，本标准定义了不同的环回点进行环回测试，如图1</w:t>
      </w:r>
      <w:r>
        <w:rPr>
          <w:rFonts w:ascii="Times New Roman" w:hAnsi="Times New Roman" w:eastAsiaTheme="minorEastAsia"/>
        </w:rPr>
        <w:t>2</w:t>
      </w:r>
      <w:r>
        <w:rPr>
          <w:rFonts w:hint="eastAsia" w:ascii="Times New Roman" w:hAnsi="Times New Roman" w:eastAsiaTheme="minorEastAsia"/>
        </w:rPr>
        <w:t>-</w:t>
      </w:r>
      <w:r>
        <w:rPr>
          <w:rFonts w:ascii="Times New Roman" w:hAnsi="Times New Roman" w:eastAsiaTheme="minorEastAsia"/>
        </w:rPr>
        <w:t>2</w:t>
      </w:r>
      <w:r>
        <w:rPr>
          <w:rFonts w:hint="eastAsia" w:ascii="Times New Roman" w:hAnsi="Times New Roman" w:eastAsiaTheme="minorEastAsia"/>
        </w:rPr>
        <w:t>所示。</w:t>
      </w:r>
    </w:p>
    <w:p>
      <w:pPr>
        <w:tabs>
          <w:tab w:val="center" w:pos="4201"/>
          <w:tab w:val="right" w:leader="dot" w:pos="9298"/>
        </w:tabs>
        <w:autoSpaceDE w:val="0"/>
        <w:autoSpaceDN w:val="0"/>
        <w:ind w:firstLine="420"/>
        <w:jc w:val="center"/>
      </w:pPr>
      <w:r>
        <w:object>
          <v:shape id="_x0000_i1034" o:spt="75" type="#_x0000_t75" style="height:108.8pt;width:441.3pt;" o:ole="t" filled="f" o:preferrelative="t" stroked="f" coordsize="21600,21600">
            <v:path/>
            <v:fill on="f" focussize="0,0"/>
            <v:stroke on="f" joinstyle="miter"/>
            <v:imagedata r:id="rId56" o:title=""/>
            <o:lock v:ext="edit" aspectratio="t"/>
            <w10:wrap type="none"/>
            <w10:anchorlock/>
          </v:shape>
          <o:OLEObject Type="Embed" ProgID="Visio.Drawing.15" ShapeID="_x0000_i1034" DrawAspect="Content" ObjectID="_1468075726" r:id="rId55">
            <o:LockedField>false</o:LockedField>
          </o:OLEObject>
        </w:object>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 xml:space="preserve">2-2 </w:t>
      </w:r>
      <w:r>
        <w:rPr>
          <w:rFonts w:hint="eastAsia" w:ascii="宋体" w:hAnsi="宋体"/>
          <w:sz w:val="18"/>
          <w:szCs w:val="21"/>
        </w:rPr>
        <w:t>环回路径示意图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本标准中定义的环回点如下：</w:t>
      </w:r>
    </w:p>
    <w:p>
      <w:pPr>
        <w:pStyle w:val="46"/>
        <w:numPr>
          <w:ilvl w:val="0"/>
          <w:numId w:val="29"/>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环回点0：从近端数字物理层的发送端环回到近端数字物理层的接收端；</w:t>
      </w:r>
    </w:p>
    <w:p>
      <w:pPr>
        <w:pStyle w:val="46"/>
        <w:numPr>
          <w:ilvl w:val="0"/>
          <w:numId w:val="29"/>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环回点1：从近端电气物理层的发送端环回到近端电气物理层的接收端；</w:t>
      </w:r>
    </w:p>
    <w:p>
      <w:pPr>
        <w:pStyle w:val="46"/>
        <w:numPr>
          <w:ilvl w:val="0"/>
          <w:numId w:val="29"/>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环回点2：从远端链路层的接收端环回到远端链路层的发送端。</w:t>
      </w:r>
    </w:p>
    <w:p>
      <w:pPr>
        <w:pStyle w:val="52"/>
        <w:numPr>
          <w:ilvl w:val="0"/>
          <w:numId w:val="2"/>
        </w:numPr>
        <w:snapToGrid w:val="0"/>
        <w:spacing w:before="240" w:after="240" w:line="360" w:lineRule="auto"/>
        <w:rPr>
          <w:rFonts w:ascii="Times New Roman"/>
        </w:rPr>
      </w:pPr>
      <w:bookmarkStart w:id="97" w:name="_Toc127911854"/>
      <w:bookmarkStart w:id="98" w:name="_Toc124589838"/>
      <w:r>
        <w:rPr>
          <w:rFonts w:hint="eastAsia" w:ascii="Times New Roman"/>
        </w:rPr>
        <w:t>配置参数 Configuration and Parameters</w:t>
      </w:r>
      <w:bookmarkEnd w:id="97"/>
      <w:bookmarkEnd w:id="98"/>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本标准中提出D2D必须的寄存器配置，配置寄存器如下：</w:t>
      </w:r>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8"/>
        <w:gridCol w:w="729"/>
        <w:gridCol w:w="1560"/>
        <w:gridCol w:w="38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D7D7D7"/>
            <w:noWrap/>
          </w:tcPr>
          <w:p>
            <w:pPr>
              <w:jc w:val="center"/>
              <w:rPr>
                <w:rFonts w:ascii="宋体"/>
                <w:b/>
                <w:bCs/>
                <w:sz w:val="18"/>
              </w:rPr>
            </w:pPr>
            <w:r>
              <w:rPr>
                <w:rFonts w:ascii="宋体"/>
                <w:b/>
                <w:bCs/>
                <w:sz w:val="18"/>
              </w:rPr>
              <w:t>寄存器名称</w:t>
            </w:r>
          </w:p>
        </w:tc>
        <w:tc>
          <w:tcPr>
            <w:tcW w:w="729" w:type="dxa"/>
            <w:shd w:val="clear" w:color="auto" w:fill="D7D7D7"/>
            <w:noWrap/>
          </w:tcPr>
          <w:p>
            <w:pPr>
              <w:jc w:val="center"/>
              <w:rPr>
                <w:rFonts w:ascii="宋体"/>
                <w:b/>
                <w:bCs/>
                <w:sz w:val="18"/>
              </w:rPr>
            </w:pPr>
            <w:r>
              <w:rPr>
                <w:rFonts w:ascii="宋体"/>
                <w:b/>
                <w:bCs/>
                <w:sz w:val="18"/>
              </w:rPr>
              <w:t>位宽</w:t>
            </w:r>
          </w:p>
        </w:tc>
        <w:tc>
          <w:tcPr>
            <w:tcW w:w="1560" w:type="dxa"/>
            <w:shd w:val="clear" w:color="auto" w:fill="D7D7D7"/>
            <w:noWrap/>
          </w:tcPr>
          <w:p>
            <w:pPr>
              <w:jc w:val="center"/>
              <w:rPr>
                <w:rFonts w:ascii="宋体"/>
                <w:b/>
                <w:bCs/>
                <w:sz w:val="18"/>
              </w:rPr>
            </w:pPr>
            <w:r>
              <w:rPr>
                <w:rFonts w:ascii="宋体"/>
                <w:b/>
                <w:bCs/>
                <w:sz w:val="18"/>
              </w:rPr>
              <w:t>初始值</w:t>
            </w:r>
          </w:p>
        </w:tc>
        <w:tc>
          <w:tcPr>
            <w:tcW w:w="3859" w:type="dxa"/>
            <w:shd w:val="clear" w:color="auto" w:fill="D7D7D7"/>
            <w:noWrap/>
          </w:tcPr>
          <w:p>
            <w:pPr>
              <w:jc w:val="center"/>
              <w:rPr>
                <w:rFonts w:ascii="宋体"/>
                <w:b/>
                <w:bCs/>
                <w:sz w:val="18"/>
              </w:rPr>
            </w:pPr>
            <w:r>
              <w:rPr>
                <w:rFonts w:ascii="宋体"/>
                <w:b/>
                <w:bCs/>
                <w:sz w:val="18"/>
              </w:rPr>
              <w:t>寄存器描述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code_stp</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0xFB</w:t>
            </w:r>
          </w:p>
        </w:tc>
        <w:tc>
          <w:tcPr>
            <w:tcW w:w="3859" w:type="dxa"/>
            <w:shd w:val="clear" w:color="auto" w:fill="auto"/>
            <w:noWrap/>
          </w:tcPr>
          <w:p>
            <w:pPr>
              <w:rPr>
                <w:rFonts w:ascii="宋体"/>
                <w:sz w:val="18"/>
              </w:rPr>
            </w:pPr>
            <w:r>
              <w:rPr>
                <w:rFonts w:ascii="宋体"/>
                <w:sz w:val="18"/>
              </w:rPr>
              <w:t>STP符号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code_sdp</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0x5C</w:t>
            </w:r>
          </w:p>
        </w:tc>
        <w:tc>
          <w:tcPr>
            <w:tcW w:w="3859" w:type="dxa"/>
            <w:shd w:val="clear" w:color="auto" w:fill="auto"/>
            <w:noWrap/>
          </w:tcPr>
          <w:p>
            <w:pPr>
              <w:rPr>
                <w:rFonts w:ascii="宋体"/>
                <w:sz w:val="18"/>
              </w:rPr>
            </w:pPr>
            <w:r>
              <w:rPr>
                <w:rFonts w:ascii="宋体"/>
                <w:sz w:val="18"/>
              </w:rPr>
              <w:t>SDP符号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code_end</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0xFD</w:t>
            </w:r>
          </w:p>
        </w:tc>
        <w:tc>
          <w:tcPr>
            <w:tcW w:w="3859" w:type="dxa"/>
            <w:shd w:val="clear" w:color="auto" w:fill="auto"/>
            <w:noWrap/>
          </w:tcPr>
          <w:p>
            <w:pPr>
              <w:rPr>
                <w:rFonts w:ascii="宋体"/>
                <w:sz w:val="18"/>
              </w:rPr>
            </w:pPr>
            <w:r>
              <w:rPr>
                <w:rFonts w:ascii="宋体"/>
                <w:sz w:val="18"/>
              </w:rPr>
              <w:t>END符号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jc w:val="center"/>
        </w:trPr>
        <w:tc>
          <w:tcPr>
            <w:tcW w:w="2148" w:type="dxa"/>
            <w:shd w:val="clear" w:color="auto" w:fill="auto"/>
            <w:noWrap/>
          </w:tcPr>
          <w:p>
            <w:pPr>
              <w:rPr>
                <w:rFonts w:ascii="宋体"/>
                <w:sz w:val="18"/>
              </w:rPr>
            </w:pPr>
            <w:r>
              <w:rPr>
                <w:rFonts w:ascii="宋体"/>
                <w:sz w:val="18"/>
              </w:rPr>
              <w:t>code_com</w:t>
            </w:r>
          </w:p>
        </w:tc>
        <w:tc>
          <w:tcPr>
            <w:tcW w:w="729" w:type="dxa"/>
            <w:shd w:val="clear" w:color="auto" w:fill="auto"/>
            <w:noWrap/>
          </w:tcPr>
          <w:p>
            <w:pPr>
              <w:rPr>
                <w:rFonts w:ascii="宋体"/>
                <w:sz w:val="18"/>
              </w:rPr>
            </w:pPr>
            <w:r>
              <w:rPr>
                <w:rFonts w:ascii="宋体"/>
                <w:sz w:val="18"/>
              </w:rPr>
              <w:t>31:0</w:t>
            </w:r>
          </w:p>
        </w:tc>
        <w:tc>
          <w:tcPr>
            <w:tcW w:w="1560" w:type="dxa"/>
            <w:shd w:val="clear" w:color="auto" w:fill="auto"/>
            <w:noWrap/>
          </w:tcPr>
          <w:p>
            <w:pPr>
              <w:rPr>
                <w:rFonts w:ascii="宋体"/>
                <w:sz w:val="18"/>
              </w:rPr>
            </w:pPr>
            <w:r>
              <w:rPr>
                <w:rFonts w:ascii="宋体"/>
                <w:sz w:val="18"/>
              </w:rPr>
              <w:t>0xBCBCBC7d</w:t>
            </w:r>
          </w:p>
        </w:tc>
        <w:tc>
          <w:tcPr>
            <w:tcW w:w="3859" w:type="dxa"/>
            <w:shd w:val="clear" w:color="auto" w:fill="auto"/>
          </w:tcPr>
          <w:p>
            <w:pPr>
              <w:rPr>
                <w:rFonts w:ascii="宋体"/>
                <w:sz w:val="18"/>
              </w:rPr>
            </w:pPr>
            <w:r>
              <w:rPr>
                <w:rFonts w:ascii="宋体"/>
                <w:sz w:val="18"/>
              </w:rPr>
              <w:t xml:space="preserve">COM符号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code_idl</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0xDC</w:t>
            </w:r>
          </w:p>
        </w:tc>
        <w:tc>
          <w:tcPr>
            <w:tcW w:w="3859" w:type="dxa"/>
            <w:shd w:val="clear" w:color="auto" w:fill="auto"/>
            <w:noWrap/>
          </w:tcPr>
          <w:p>
            <w:pPr>
              <w:rPr>
                <w:rFonts w:ascii="宋体"/>
                <w:sz w:val="18"/>
              </w:rPr>
            </w:pPr>
            <w:r>
              <w:rPr>
                <w:rFonts w:ascii="宋体"/>
                <w:sz w:val="18"/>
              </w:rPr>
              <w:t>IDL符号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code_pad</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noWrap/>
          </w:tcPr>
          <w:p>
            <w:pPr>
              <w:rPr>
                <w:rFonts w:ascii="宋体"/>
                <w:sz w:val="18"/>
              </w:rPr>
            </w:pPr>
            <w:r>
              <w:rPr>
                <w:rFonts w:ascii="宋体"/>
                <w:sz w:val="18"/>
              </w:rPr>
              <w:t>PAD符号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idle</w:t>
            </w:r>
          </w:p>
        </w:tc>
        <w:tc>
          <w:tcPr>
            <w:tcW w:w="729" w:type="dxa"/>
            <w:shd w:val="clear" w:color="auto" w:fill="auto"/>
            <w:noWrap/>
          </w:tcPr>
          <w:p>
            <w:pPr>
              <w:rPr>
                <w:rFonts w:ascii="宋体"/>
                <w:sz w:val="18"/>
              </w:rPr>
            </w:pPr>
            <w:r>
              <w:rPr>
                <w:rFonts w:ascii="宋体"/>
                <w:sz w:val="18"/>
              </w:rPr>
              <w:t>0:0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通过该配置可以将数据链路状态切换至idle状态，高有效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train_link_en</w:t>
            </w:r>
          </w:p>
        </w:tc>
        <w:tc>
          <w:tcPr>
            <w:tcW w:w="729" w:type="dxa"/>
            <w:shd w:val="clear" w:color="auto" w:fill="auto"/>
            <w:noWrap/>
          </w:tcPr>
          <w:p>
            <w:pPr>
              <w:rPr>
                <w:rFonts w:ascii="宋体"/>
                <w:sz w:val="18"/>
              </w:rPr>
            </w:pPr>
            <w:r>
              <w:rPr>
                <w:rFonts w:ascii="宋体"/>
                <w:sz w:val="18"/>
              </w:rPr>
              <w:t>0:0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通过该配置信号向controller发起建链的请求，高有效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train_rate</w:t>
            </w:r>
          </w:p>
        </w:tc>
        <w:tc>
          <w:tcPr>
            <w:tcW w:w="729" w:type="dxa"/>
            <w:shd w:val="clear" w:color="auto" w:fill="auto"/>
            <w:noWrap/>
          </w:tcPr>
          <w:p>
            <w:pPr>
              <w:rPr>
                <w:rFonts w:ascii="宋体"/>
                <w:sz w:val="18"/>
              </w:rPr>
            </w:pPr>
            <w:r>
              <w:rPr>
                <w:rFonts w:ascii="宋体"/>
                <w:sz w:val="18"/>
              </w:rPr>
              <w:t>1:0</w:t>
            </w:r>
          </w:p>
        </w:tc>
        <w:tc>
          <w:tcPr>
            <w:tcW w:w="1560" w:type="dxa"/>
            <w:shd w:val="clear" w:color="auto" w:fill="auto"/>
            <w:noWrap/>
          </w:tcPr>
          <w:p>
            <w:pPr>
              <w:rPr>
                <w:rFonts w:ascii="宋体"/>
                <w:sz w:val="18"/>
              </w:rPr>
            </w:pPr>
            <w:r>
              <w:rPr>
                <w:rFonts w:ascii="宋体"/>
                <w:sz w:val="18"/>
              </w:rPr>
              <w:t>0x3</w:t>
            </w:r>
          </w:p>
        </w:tc>
        <w:tc>
          <w:tcPr>
            <w:tcW w:w="3859" w:type="dxa"/>
            <w:shd w:val="clear" w:color="auto" w:fill="auto"/>
          </w:tcPr>
          <w:p>
            <w:pPr>
              <w:rPr>
                <w:rFonts w:ascii="宋体"/>
                <w:sz w:val="18"/>
              </w:rPr>
            </w:pPr>
            <w:r>
              <w:rPr>
                <w:rFonts w:ascii="宋体"/>
                <w:sz w:val="18"/>
              </w:rPr>
              <w:t>EPL通讯速率：</w:t>
            </w:r>
          </w:p>
          <w:p>
            <w:pPr>
              <w:rPr>
                <w:rFonts w:ascii="宋体"/>
                <w:sz w:val="18"/>
              </w:rPr>
            </w:pPr>
            <w:r>
              <w:rPr>
                <w:rFonts w:ascii="宋体"/>
                <w:sz w:val="18"/>
              </w:rPr>
              <w:t>2’b00</w:t>
            </w:r>
            <w:r>
              <w:rPr>
                <w:rFonts w:hint="eastAsia" w:ascii="宋体"/>
                <w:sz w:val="18"/>
              </w:rPr>
              <w:t>：</w:t>
            </w:r>
            <w:r>
              <w:rPr>
                <w:rFonts w:ascii="宋体"/>
                <w:sz w:val="18"/>
              </w:rPr>
              <w:t>32GT</w:t>
            </w:r>
          </w:p>
          <w:p>
            <w:pPr>
              <w:rPr>
                <w:rFonts w:ascii="宋体"/>
                <w:sz w:val="18"/>
              </w:rPr>
            </w:pPr>
            <w:r>
              <w:rPr>
                <w:rFonts w:ascii="宋体"/>
                <w:sz w:val="18"/>
              </w:rPr>
              <w:t>2’b01</w:t>
            </w:r>
            <w:r>
              <w:rPr>
                <w:rFonts w:hint="eastAsia" w:ascii="宋体"/>
                <w:sz w:val="18"/>
              </w:rPr>
              <w:t>：</w:t>
            </w:r>
            <w:r>
              <w:rPr>
                <w:rFonts w:ascii="宋体"/>
                <w:sz w:val="18"/>
              </w:rPr>
              <w:t>64GT</w:t>
            </w:r>
          </w:p>
          <w:p>
            <w:pPr>
              <w:rPr>
                <w:rFonts w:ascii="宋体"/>
                <w:sz w:val="18"/>
              </w:rPr>
            </w:pPr>
            <w:r>
              <w:rPr>
                <w:rFonts w:ascii="宋体"/>
                <w:sz w:val="18"/>
              </w:rPr>
              <w:t>2’b10</w:t>
            </w:r>
            <w:r>
              <w:rPr>
                <w:rFonts w:hint="eastAsia" w:ascii="宋体"/>
                <w:sz w:val="18"/>
              </w:rPr>
              <w:t>：</w:t>
            </w:r>
            <w:r>
              <w:rPr>
                <w:rFonts w:ascii="宋体"/>
                <w:sz w:val="18"/>
              </w:rPr>
              <w:t>128GT</w:t>
            </w:r>
          </w:p>
          <w:p>
            <w:pPr>
              <w:rPr>
                <w:rFonts w:ascii="宋体"/>
                <w:sz w:val="18"/>
              </w:rPr>
            </w:pPr>
            <w:r>
              <w:rPr>
                <w:rFonts w:ascii="宋体"/>
                <w:sz w:val="18"/>
              </w:rPr>
              <w:t>2’b11</w:t>
            </w:r>
            <w:r>
              <w:rPr>
                <w:rFonts w:hint="eastAsia" w:ascii="宋体"/>
                <w:sz w:val="18"/>
              </w:rPr>
              <w:t>：</w:t>
            </w:r>
            <w:r>
              <w:rPr>
                <w:rFonts w:ascii="宋体"/>
                <w:sz w:val="18"/>
              </w:rPr>
              <w:t>reserve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lane_enable</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0xFF</w:t>
            </w:r>
          </w:p>
        </w:tc>
        <w:tc>
          <w:tcPr>
            <w:tcW w:w="3859" w:type="dxa"/>
            <w:shd w:val="clear" w:color="auto" w:fill="auto"/>
          </w:tcPr>
          <w:p>
            <w:pPr>
              <w:rPr>
                <w:rFonts w:ascii="宋体"/>
                <w:sz w:val="18"/>
              </w:rPr>
            </w:pPr>
            <w:r>
              <w:rPr>
                <w:rFonts w:ascii="宋体"/>
                <w:sz w:val="18"/>
              </w:rPr>
              <w:t>配置需要使用到的通道，8bit对应8条通道，对应bit为1表示使能该通道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25" w:hRule="atLeast"/>
          <w:jc w:val="center"/>
        </w:trPr>
        <w:tc>
          <w:tcPr>
            <w:tcW w:w="2148" w:type="dxa"/>
            <w:shd w:val="clear" w:color="auto" w:fill="auto"/>
            <w:noWrap/>
          </w:tcPr>
          <w:p>
            <w:pPr>
              <w:rPr>
                <w:rFonts w:ascii="宋体"/>
                <w:sz w:val="18"/>
              </w:rPr>
            </w:pPr>
            <w:r>
              <w:rPr>
                <w:rFonts w:ascii="宋体"/>
                <w:sz w:val="18"/>
              </w:rPr>
              <w:t>lane_mode</w:t>
            </w:r>
          </w:p>
        </w:tc>
        <w:tc>
          <w:tcPr>
            <w:tcW w:w="729" w:type="dxa"/>
            <w:shd w:val="clear" w:color="auto" w:fill="auto"/>
            <w:noWrap/>
          </w:tcPr>
          <w:p>
            <w:pPr>
              <w:rPr>
                <w:rFonts w:ascii="宋体"/>
                <w:sz w:val="18"/>
              </w:rPr>
            </w:pPr>
            <w:r>
              <w:rPr>
                <w:rFonts w:ascii="宋体"/>
                <w:sz w:val="18"/>
              </w:rPr>
              <w:t>1:0</w:t>
            </w:r>
          </w:p>
        </w:tc>
        <w:tc>
          <w:tcPr>
            <w:tcW w:w="1560" w:type="dxa"/>
            <w:shd w:val="clear" w:color="auto" w:fill="auto"/>
            <w:noWrap/>
          </w:tcPr>
          <w:p>
            <w:pPr>
              <w:rPr>
                <w:rFonts w:ascii="宋体"/>
                <w:sz w:val="18"/>
              </w:rPr>
            </w:pPr>
            <w:r>
              <w:rPr>
                <w:rFonts w:ascii="宋体"/>
                <w:sz w:val="18"/>
              </w:rPr>
              <w:t>0x3</w:t>
            </w:r>
          </w:p>
        </w:tc>
        <w:tc>
          <w:tcPr>
            <w:tcW w:w="3859" w:type="dxa"/>
            <w:shd w:val="clear" w:color="auto" w:fill="auto"/>
          </w:tcPr>
          <w:p>
            <w:pPr>
              <w:rPr>
                <w:rFonts w:ascii="宋体"/>
                <w:sz w:val="18"/>
              </w:rPr>
            </w:pPr>
            <w:r>
              <w:rPr>
                <w:rFonts w:ascii="宋体"/>
                <w:sz w:val="18"/>
              </w:rPr>
              <w:t>通道模式选择：</w:t>
            </w:r>
            <w:r>
              <w:rPr>
                <w:rFonts w:ascii="宋体"/>
                <w:sz w:val="18"/>
              </w:rPr>
              <w:br w:type="textWrapping"/>
            </w:r>
            <w:r>
              <w:rPr>
                <w:rFonts w:ascii="宋体"/>
                <w:sz w:val="18"/>
              </w:rPr>
              <w:t>2’b00</w:t>
            </w:r>
            <w:r>
              <w:rPr>
                <w:rFonts w:hint="eastAsia" w:ascii="宋体"/>
                <w:sz w:val="18"/>
              </w:rPr>
              <w:t>：</w:t>
            </w:r>
            <w:r>
              <w:rPr>
                <w:rFonts w:ascii="宋体"/>
                <w:sz w:val="18"/>
              </w:rPr>
              <w:t>1通道模式</w:t>
            </w:r>
            <w:r>
              <w:rPr>
                <w:rFonts w:ascii="宋体"/>
                <w:sz w:val="18"/>
              </w:rPr>
              <w:br w:type="textWrapping"/>
            </w:r>
            <w:r>
              <w:rPr>
                <w:rFonts w:ascii="宋体"/>
                <w:sz w:val="18"/>
              </w:rPr>
              <w:t>2’b01</w:t>
            </w:r>
            <w:r>
              <w:rPr>
                <w:rFonts w:hint="eastAsia" w:ascii="宋体"/>
                <w:sz w:val="18"/>
              </w:rPr>
              <w:t>：</w:t>
            </w:r>
            <w:r>
              <w:rPr>
                <w:rFonts w:ascii="宋体"/>
                <w:sz w:val="18"/>
              </w:rPr>
              <w:t>2通道模式</w:t>
            </w:r>
            <w:r>
              <w:rPr>
                <w:rFonts w:ascii="宋体"/>
                <w:sz w:val="18"/>
              </w:rPr>
              <w:br w:type="textWrapping"/>
            </w:r>
            <w:r>
              <w:rPr>
                <w:rFonts w:ascii="宋体"/>
                <w:sz w:val="18"/>
              </w:rPr>
              <w:t>2’b10</w:t>
            </w:r>
            <w:r>
              <w:rPr>
                <w:rFonts w:hint="eastAsia" w:ascii="宋体"/>
                <w:sz w:val="18"/>
              </w:rPr>
              <w:t>：</w:t>
            </w:r>
            <w:r>
              <w:rPr>
                <w:rFonts w:ascii="宋体"/>
                <w:sz w:val="18"/>
              </w:rPr>
              <w:t>4通道模式</w:t>
            </w:r>
            <w:r>
              <w:rPr>
                <w:rFonts w:ascii="宋体"/>
                <w:sz w:val="18"/>
              </w:rPr>
              <w:br w:type="textWrapping"/>
            </w:r>
            <w:r>
              <w:rPr>
                <w:rFonts w:ascii="宋体"/>
                <w:sz w:val="18"/>
              </w:rPr>
              <w:t>2’b11</w:t>
            </w:r>
            <w:r>
              <w:rPr>
                <w:rFonts w:hint="eastAsia" w:ascii="宋体"/>
                <w:sz w:val="18"/>
              </w:rPr>
              <w:t>：</w:t>
            </w:r>
            <w:r>
              <w:rPr>
                <w:rFonts w:ascii="宋体"/>
                <w:sz w:val="18"/>
              </w:rPr>
              <w:t>8通道模式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48" w:hRule="atLeast"/>
          <w:jc w:val="center"/>
        </w:trPr>
        <w:tc>
          <w:tcPr>
            <w:tcW w:w="2148" w:type="dxa"/>
            <w:shd w:val="clear" w:color="auto" w:fill="auto"/>
            <w:noWrap/>
          </w:tcPr>
          <w:p>
            <w:pPr>
              <w:rPr>
                <w:rFonts w:ascii="宋体"/>
                <w:sz w:val="18"/>
              </w:rPr>
            </w:pPr>
            <w:r>
              <w:rPr>
                <w:rFonts w:ascii="宋体"/>
                <w:sz w:val="18"/>
              </w:rPr>
              <w:t>lane_link</w:t>
            </w:r>
          </w:p>
        </w:tc>
        <w:tc>
          <w:tcPr>
            <w:tcW w:w="729" w:type="dxa"/>
            <w:shd w:val="clear" w:color="auto" w:fill="auto"/>
            <w:noWrap/>
          </w:tcPr>
          <w:p>
            <w:pPr>
              <w:rPr>
                <w:rFonts w:ascii="宋体"/>
                <w:sz w:val="18"/>
              </w:rPr>
            </w:pPr>
            <w:r>
              <w:rPr>
                <w:rFonts w:ascii="宋体"/>
                <w:sz w:val="18"/>
              </w:rPr>
              <w:t>23:0</w:t>
            </w:r>
          </w:p>
        </w:tc>
        <w:tc>
          <w:tcPr>
            <w:tcW w:w="1560" w:type="dxa"/>
            <w:shd w:val="clear" w:color="auto" w:fill="auto"/>
            <w:noWrap/>
          </w:tcPr>
          <w:p>
            <w:pPr>
              <w:rPr>
                <w:rFonts w:ascii="宋体"/>
                <w:sz w:val="18"/>
              </w:rPr>
            </w:pPr>
            <w:r>
              <w:rPr>
                <w:rFonts w:ascii="宋体"/>
                <w:sz w:val="18"/>
              </w:rPr>
              <w:t>0xFAC688</w:t>
            </w:r>
          </w:p>
        </w:tc>
        <w:tc>
          <w:tcPr>
            <w:tcW w:w="3859" w:type="dxa"/>
            <w:shd w:val="clear" w:color="auto" w:fill="auto"/>
          </w:tcPr>
          <w:p>
            <w:pPr>
              <w:rPr>
                <w:rFonts w:ascii="宋体"/>
                <w:sz w:val="18"/>
              </w:rPr>
            </w:pPr>
            <w:r>
              <w:rPr>
                <w:rFonts w:ascii="宋体"/>
                <w:sz w:val="18"/>
              </w:rPr>
              <w:t>8条通道的连接方式，对其配置可以实现各通道的全交叉连接，从低到高每3bit表示一条通道的交叉连接方式，例如[2:0]=0x7，则表示第0条通道交叉连接到第7条通道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10" w:hRule="atLeast"/>
          <w:jc w:val="center"/>
        </w:trPr>
        <w:tc>
          <w:tcPr>
            <w:tcW w:w="2148" w:type="dxa"/>
            <w:shd w:val="clear" w:color="auto" w:fill="auto"/>
            <w:noWrap/>
          </w:tcPr>
          <w:p>
            <w:pPr>
              <w:rPr>
                <w:rFonts w:ascii="宋体"/>
                <w:sz w:val="18"/>
              </w:rPr>
            </w:pPr>
            <w:r>
              <w:rPr>
                <w:rFonts w:ascii="宋体"/>
                <w:sz w:val="18"/>
              </w:rPr>
              <w:t>loopback</w:t>
            </w:r>
          </w:p>
        </w:tc>
        <w:tc>
          <w:tcPr>
            <w:tcW w:w="729" w:type="dxa"/>
            <w:shd w:val="clear" w:color="auto" w:fill="auto"/>
            <w:noWrap/>
          </w:tcPr>
          <w:p>
            <w:pPr>
              <w:rPr>
                <w:rFonts w:ascii="宋体"/>
                <w:sz w:val="18"/>
              </w:rPr>
            </w:pPr>
            <w:r>
              <w:rPr>
                <w:rFonts w:ascii="宋体"/>
                <w:sz w:val="18"/>
              </w:rPr>
              <w:t>10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loopback模式：</w:t>
            </w:r>
            <w:r>
              <w:rPr>
                <w:rFonts w:ascii="宋体"/>
                <w:sz w:val="18"/>
              </w:rPr>
              <w:br w:type="textWrapping"/>
            </w:r>
            <w:r>
              <w:rPr>
                <w:rFonts w:ascii="宋体"/>
                <w:sz w:val="18"/>
              </w:rPr>
              <w:t>3’b00</w:t>
            </w:r>
            <w:r>
              <w:rPr>
                <w:rFonts w:hint="eastAsia" w:ascii="宋体"/>
                <w:sz w:val="18"/>
              </w:rPr>
              <w:t>：</w:t>
            </w:r>
            <w:r>
              <w:rPr>
                <w:rFonts w:ascii="宋体"/>
                <w:sz w:val="18"/>
              </w:rPr>
              <w:t>非loopback mode</w:t>
            </w:r>
            <w:r>
              <w:rPr>
                <w:rFonts w:ascii="宋体"/>
                <w:sz w:val="18"/>
              </w:rPr>
              <w:br w:type="textWrapping"/>
            </w:r>
            <w:r>
              <w:rPr>
                <w:rFonts w:ascii="宋体"/>
                <w:sz w:val="18"/>
              </w:rPr>
              <w:t>3’b01</w:t>
            </w:r>
            <w:r>
              <w:rPr>
                <w:rFonts w:hint="eastAsia" w:ascii="宋体"/>
                <w:sz w:val="18"/>
              </w:rPr>
              <w:t>：</w:t>
            </w:r>
            <w:r>
              <w:rPr>
                <w:rFonts w:ascii="宋体"/>
                <w:sz w:val="18"/>
              </w:rPr>
              <w:t>loopback0 mode，即本端DPL的发送与接收环回</w:t>
            </w:r>
            <w:r>
              <w:rPr>
                <w:rFonts w:ascii="宋体"/>
                <w:sz w:val="18"/>
              </w:rPr>
              <w:br w:type="textWrapping"/>
            </w:r>
            <w:r>
              <w:rPr>
                <w:rFonts w:ascii="宋体"/>
                <w:sz w:val="18"/>
              </w:rPr>
              <w:t>3’b10</w:t>
            </w:r>
            <w:r>
              <w:rPr>
                <w:rFonts w:hint="eastAsia" w:ascii="宋体"/>
                <w:sz w:val="18"/>
              </w:rPr>
              <w:t>：</w:t>
            </w:r>
            <w:r>
              <w:rPr>
                <w:rFonts w:ascii="宋体"/>
                <w:sz w:val="18"/>
              </w:rPr>
              <w:t>loopback1 mode，即本端EPL的发送与接收环回</w:t>
            </w:r>
            <w:r>
              <w:rPr>
                <w:rFonts w:ascii="宋体"/>
                <w:sz w:val="18"/>
              </w:rPr>
              <w:br w:type="textWrapping"/>
            </w:r>
            <w:r>
              <w:rPr>
                <w:rFonts w:ascii="宋体"/>
                <w:sz w:val="18"/>
              </w:rPr>
              <w:t>3’b11</w:t>
            </w:r>
            <w:r>
              <w:rPr>
                <w:rFonts w:hint="eastAsia" w:ascii="宋体"/>
                <w:sz w:val="18"/>
              </w:rPr>
              <w:t>：</w:t>
            </w:r>
            <w:r>
              <w:rPr>
                <w:rFonts w:ascii="宋体"/>
                <w:sz w:val="18"/>
              </w:rPr>
              <w:t>loopback2 mode，即从远端链路层的接收与发送端环回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data_sca_bypass</w:t>
            </w:r>
          </w:p>
        </w:tc>
        <w:tc>
          <w:tcPr>
            <w:tcW w:w="729" w:type="dxa"/>
            <w:shd w:val="clear" w:color="auto" w:fill="auto"/>
            <w:noWrap/>
          </w:tcPr>
          <w:p>
            <w:pPr>
              <w:rPr>
                <w:rFonts w:ascii="宋体"/>
                <w:sz w:val="18"/>
              </w:rPr>
            </w:pPr>
            <w:r>
              <w:rPr>
                <w:rFonts w:ascii="宋体"/>
                <w:sz w:val="18"/>
              </w:rPr>
              <w:t>0:0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数据加扰bypass 使能信号，为1时bypass掉加扰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jc w:val="center"/>
        </w:trPr>
        <w:tc>
          <w:tcPr>
            <w:tcW w:w="2148" w:type="dxa"/>
            <w:shd w:val="clear" w:color="auto" w:fill="auto"/>
            <w:noWrap/>
          </w:tcPr>
          <w:p>
            <w:pPr>
              <w:rPr>
                <w:rFonts w:ascii="宋体"/>
                <w:sz w:val="18"/>
              </w:rPr>
            </w:pPr>
            <w:r>
              <w:rPr>
                <w:rFonts w:ascii="宋体"/>
                <w:sz w:val="18"/>
              </w:rPr>
              <w:t>training_time</w:t>
            </w:r>
          </w:p>
        </w:tc>
        <w:tc>
          <w:tcPr>
            <w:tcW w:w="729" w:type="dxa"/>
            <w:shd w:val="clear" w:color="auto" w:fill="auto"/>
            <w:noWrap/>
          </w:tcPr>
          <w:p>
            <w:pPr>
              <w:rPr>
                <w:rFonts w:ascii="宋体"/>
                <w:sz w:val="18"/>
              </w:rPr>
            </w:pPr>
            <w:r>
              <w:rPr>
                <w:rFonts w:ascii="宋体"/>
                <w:sz w:val="18"/>
              </w:rPr>
              <w:t>4:0</w:t>
            </w:r>
          </w:p>
        </w:tc>
        <w:tc>
          <w:tcPr>
            <w:tcW w:w="1560" w:type="dxa"/>
            <w:shd w:val="clear" w:color="auto" w:fill="auto"/>
            <w:noWrap/>
          </w:tcPr>
          <w:p>
            <w:pPr>
              <w:rPr>
                <w:rFonts w:ascii="宋体"/>
                <w:sz w:val="18"/>
              </w:rPr>
            </w:pPr>
            <w:r>
              <w:rPr>
                <w:rFonts w:ascii="宋体"/>
                <w:sz w:val="18"/>
              </w:rPr>
              <w:t>0x2</w:t>
            </w:r>
          </w:p>
        </w:tc>
        <w:tc>
          <w:tcPr>
            <w:tcW w:w="3859" w:type="dxa"/>
            <w:shd w:val="clear" w:color="auto" w:fill="auto"/>
          </w:tcPr>
          <w:p>
            <w:pPr>
              <w:rPr>
                <w:rFonts w:ascii="宋体"/>
                <w:sz w:val="18"/>
              </w:rPr>
            </w:pPr>
            <w:r>
              <w:rPr>
                <w:rFonts w:ascii="宋体"/>
                <w:sz w:val="18"/>
              </w:rPr>
              <w:t>training状态下发生超时的时间限制，当超过该时间限制还未training完成则认为超时，每增加1则增加500us，例如当training_time为5'd10时，则时间为5ms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jc w:val="center"/>
        </w:trPr>
        <w:tc>
          <w:tcPr>
            <w:tcW w:w="2148" w:type="dxa"/>
            <w:shd w:val="clear" w:color="auto" w:fill="auto"/>
            <w:noWrap/>
          </w:tcPr>
          <w:p>
            <w:pPr>
              <w:rPr>
                <w:rFonts w:ascii="宋体"/>
                <w:sz w:val="18"/>
              </w:rPr>
            </w:pPr>
            <w:r>
              <w:rPr>
                <w:rFonts w:ascii="宋体"/>
                <w:sz w:val="18"/>
              </w:rPr>
              <w:t>null_send_len</w:t>
            </w:r>
          </w:p>
        </w:tc>
        <w:tc>
          <w:tcPr>
            <w:tcW w:w="729" w:type="dxa"/>
            <w:shd w:val="clear" w:color="auto" w:fill="auto"/>
            <w:noWrap/>
          </w:tcPr>
          <w:p>
            <w:pPr>
              <w:rPr>
                <w:rFonts w:ascii="宋体"/>
                <w:sz w:val="18"/>
              </w:rPr>
            </w:pPr>
            <w:r>
              <w:rPr>
                <w:rFonts w:ascii="宋体"/>
                <w:sz w:val="18"/>
              </w:rPr>
              <w:t>15:0</w:t>
            </w:r>
          </w:p>
        </w:tc>
        <w:tc>
          <w:tcPr>
            <w:tcW w:w="1560" w:type="dxa"/>
            <w:shd w:val="clear" w:color="auto" w:fill="auto"/>
            <w:noWrap/>
          </w:tcPr>
          <w:p>
            <w:pPr>
              <w:rPr>
                <w:rFonts w:ascii="宋体"/>
                <w:sz w:val="18"/>
              </w:rPr>
            </w:pPr>
            <w:r>
              <w:rPr>
                <w:rFonts w:ascii="宋体"/>
                <w:sz w:val="18"/>
              </w:rPr>
              <w:t>0x3FF</w:t>
            </w:r>
          </w:p>
        </w:tc>
        <w:tc>
          <w:tcPr>
            <w:tcW w:w="3859" w:type="dxa"/>
            <w:shd w:val="clear" w:color="auto" w:fill="auto"/>
          </w:tcPr>
          <w:p>
            <w:pPr>
              <w:rPr>
                <w:rFonts w:ascii="宋体"/>
                <w:sz w:val="18"/>
              </w:rPr>
            </w:pPr>
            <w:r>
              <w:rPr>
                <w:rFonts w:ascii="宋体"/>
                <w:sz w:val="18"/>
              </w:rPr>
              <w:t>TX LINK链路训练一次使能最少发送的NULL序列个数，发送个数为配置值加1，16'd1023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acknak_lantency_time</w:t>
            </w:r>
          </w:p>
        </w:tc>
        <w:tc>
          <w:tcPr>
            <w:tcW w:w="729" w:type="dxa"/>
            <w:shd w:val="clear" w:color="auto" w:fill="auto"/>
            <w:noWrap/>
          </w:tcPr>
          <w:p>
            <w:pPr>
              <w:rPr>
                <w:rFonts w:ascii="宋体"/>
                <w:sz w:val="18"/>
              </w:rPr>
            </w:pPr>
            <w:r>
              <w:rPr>
                <w:rFonts w:ascii="宋体"/>
                <w:sz w:val="18"/>
              </w:rPr>
              <w:t>15:0</w:t>
            </w:r>
          </w:p>
        </w:tc>
        <w:tc>
          <w:tcPr>
            <w:tcW w:w="1560" w:type="dxa"/>
            <w:shd w:val="clear" w:color="auto" w:fill="auto"/>
            <w:noWrap/>
          </w:tcPr>
          <w:p>
            <w:pPr>
              <w:rPr>
                <w:rFonts w:ascii="宋体"/>
                <w:sz w:val="18"/>
              </w:rPr>
            </w:pPr>
            <w:r>
              <w:rPr>
                <w:rFonts w:ascii="宋体"/>
                <w:sz w:val="18"/>
              </w:rPr>
              <w:t>0xff</w:t>
            </w:r>
          </w:p>
        </w:tc>
        <w:tc>
          <w:tcPr>
            <w:tcW w:w="3859" w:type="dxa"/>
            <w:shd w:val="clear" w:color="auto" w:fill="auto"/>
          </w:tcPr>
          <w:p>
            <w:pPr>
              <w:rPr>
                <w:rFonts w:ascii="宋体"/>
                <w:sz w:val="18"/>
              </w:rPr>
            </w:pPr>
            <w:r>
              <w:rPr>
                <w:rFonts w:ascii="宋体"/>
                <w:sz w:val="18"/>
              </w:rPr>
              <w:t>在接收到TLP的情况下，每隔多少Cycle产生ACK或NAK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wait_expect_id_time</w:t>
            </w:r>
          </w:p>
        </w:tc>
        <w:tc>
          <w:tcPr>
            <w:tcW w:w="729" w:type="dxa"/>
            <w:shd w:val="clear" w:color="auto" w:fill="auto"/>
            <w:noWrap/>
          </w:tcPr>
          <w:p>
            <w:pPr>
              <w:rPr>
                <w:rFonts w:ascii="宋体"/>
                <w:sz w:val="18"/>
              </w:rPr>
            </w:pPr>
            <w:r>
              <w:rPr>
                <w:rFonts w:ascii="宋体"/>
                <w:sz w:val="18"/>
              </w:rPr>
              <w:t>15:0</w:t>
            </w:r>
          </w:p>
        </w:tc>
        <w:tc>
          <w:tcPr>
            <w:tcW w:w="1560" w:type="dxa"/>
            <w:shd w:val="clear" w:color="auto" w:fill="auto"/>
            <w:noWrap/>
          </w:tcPr>
          <w:p>
            <w:pPr>
              <w:rPr>
                <w:rFonts w:ascii="宋体"/>
                <w:sz w:val="18"/>
              </w:rPr>
            </w:pPr>
            <w:r>
              <w:rPr>
                <w:rFonts w:ascii="宋体"/>
                <w:sz w:val="18"/>
              </w:rPr>
              <w:t>0x1ff</w:t>
            </w:r>
          </w:p>
        </w:tc>
        <w:tc>
          <w:tcPr>
            <w:tcW w:w="3859" w:type="dxa"/>
            <w:shd w:val="clear" w:color="auto" w:fill="auto"/>
          </w:tcPr>
          <w:p>
            <w:pPr>
              <w:rPr>
                <w:rFonts w:ascii="宋体"/>
                <w:sz w:val="18"/>
              </w:rPr>
            </w:pPr>
            <w:r>
              <w:rPr>
                <w:rFonts w:ascii="宋体"/>
                <w:sz w:val="18"/>
              </w:rPr>
              <w:t>在产生NAK情况下，应该在多少个Cycle内收到重发的包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crc_check_bypass</w:t>
            </w:r>
          </w:p>
        </w:tc>
        <w:tc>
          <w:tcPr>
            <w:tcW w:w="729" w:type="dxa"/>
            <w:shd w:val="clear" w:color="auto" w:fill="auto"/>
            <w:noWrap/>
          </w:tcPr>
          <w:p>
            <w:pPr>
              <w:rPr>
                <w:rFonts w:ascii="宋体"/>
                <w:sz w:val="18"/>
              </w:rPr>
            </w:pPr>
            <w:r>
              <w:rPr>
                <w:rFonts w:ascii="宋体"/>
                <w:sz w:val="18"/>
              </w:rPr>
              <w:t>0:0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不检测CRC校验错误，高电平有效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null_det_len</w:t>
            </w:r>
          </w:p>
        </w:tc>
        <w:tc>
          <w:tcPr>
            <w:tcW w:w="729" w:type="dxa"/>
            <w:shd w:val="clear" w:color="auto" w:fill="auto"/>
            <w:noWrap/>
          </w:tcPr>
          <w:p>
            <w:pPr>
              <w:rPr>
                <w:rFonts w:ascii="宋体"/>
                <w:sz w:val="18"/>
              </w:rPr>
            </w:pPr>
            <w:r>
              <w:rPr>
                <w:rFonts w:ascii="宋体"/>
                <w:sz w:val="18"/>
              </w:rPr>
              <w:t>15:0</w:t>
            </w:r>
          </w:p>
        </w:tc>
        <w:tc>
          <w:tcPr>
            <w:tcW w:w="1560" w:type="dxa"/>
            <w:shd w:val="clear" w:color="auto" w:fill="auto"/>
            <w:noWrap/>
          </w:tcPr>
          <w:p>
            <w:pPr>
              <w:rPr>
                <w:rFonts w:ascii="宋体"/>
                <w:sz w:val="18"/>
              </w:rPr>
            </w:pPr>
            <w:r>
              <w:rPr>
                <w:rFonts w:ascii="宋体"/>
                <w:sz w:val="18"/>
              </w:rPr>
              <w:t>0x10</w:t>
            </w:r>
          </w:p>
        </w:tc>
        <w:tc>
          <w:tcPr>
            <w:tcW w:w="3859" w:type="dxa"/>
            <w:shd w:val="clear" w:color="auto" w:fill="auto"/>
          </w:tcPr>
          <w:p>
            <w:pPr>
              <w:rPr>
                <w:rFonts w:ascii="宋体"/>
                <w:sz w:val="18"/>
              </w:rPr>
            </w:pPr>
            <w:r>
              <w:rPr>
                <w:rFonts w:ascii="宋体"/>
                <w:sz w:val="18"/>
              </w:rPr>
              <w:t>RX LINK检测NULL码个数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tx_dpl_polar_reverse</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DPL发送端8条通道的极性反转使能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48" w:type="dxa"/>
            <w:shd w:val="clear" w:color="auto" w:fill="auto"/>
            <w:noWrap/>
          </w:tcPr>
          <w:p>
            <w:pPr>
              <w:rPr>
                <w:rFonts w:ascii="宋体"/>
                <w:sz w:val="18"/>
              </w:rPr>
            </w:pPr>
            <w:r>
              <w:rPr>
                <w:rFonts w:ascii="宋体"/>
                <w:sz w:val="18"/>
              </w:rPr>
              <w:t>rx_dpl_polar_reverse</w:t>
            </w:r>
          </w:p>
        </w:tc>
        <w:tc>
          <w:tcPr>
            <w:tcW w:w="729" w:type="dxa"/>
            <w:shd w:val="clear" w:color="auto" w:fill="auto"/>
            <w:noWrap/>
          </w:tcPr>
          <w:p>
            <w:pPr>
              <w:rPr>
                <w:rFonts w:ascii="宋体"/>
                <w:sz w:val="18"/>
              </w:rPr>
            </w:pPr>
            <w:r>
              <w:rPr>
                <w:rFonts w:ascii="宋体"/>
                <w:sz w:val="18"/>
              </w:rPr>
              <w:t>7:0</w:t>
            </w:r>
          </w:p>
        </w:tc>
        <w:tc>
          <w:tcPr>
            <w:tcW w:w="1560" w:type="dxa"/>
            <w:shd w:val="clear" w:color="auto" w:fill="auto"/>
            <w:noWrap/>
          </w:tcPr>
          <w:p>
            <w:pPr>
              <w:rPr>
                <w:rFonts w:ascii="宋体"/>
                <w:sz w:val="18"/>
              </w:rPr>
            </w:pPr>
            <w:r>
              <w:rPr>
                <w:rFonts w:ascii="宋体"/>
                <w:sz w:val="18"/>
              </w:rPr>
              <w:t>0x0</w:t>
            </w:r>
          </w:p>
        </w:tc>
        <w:tc>
          <w:tcPr>
            <w:tcW w:w="3859" w:type="dxa"/>
            <w:shd w:val="clear" w:color="auto" w:fill="auto"/>
          </w:tcPr>
          <w:p>
            <w:pPr>
              <w:rPr>
                <w:rFonts w:ascii="宋体"/>
                <w:sz w:val="18"/>
              </w:rPr>
            </w:pPr>
            <w:r>
              <w:rPr>
                <w:rFonts w:ascii="宋体"/>
                <w:sz w:val="18"/>
              </w:rPr>
              <w:t>DPL接收端8条通道的极性反转使能</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3</w:t>
      </w:r>
      <w:r>
        <w:rPr>
          <w:rFonts w:hint="eastAsia" w:ascii="宋体" w:hAnsi="宋体"/>
          <w:sz w:val="18"/>
          <w:szCs w:val="21"/>
        </w:rPr>
        <w:t>-1 寄存器列表</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如上寄存器需要在建链之前，需要D2D近端与远端进行配置统一，然后分别配置D2D近端与远端的如下使能信号：</w:t>
      </w:r>
    </w:p>
    <w:tbl>
      <w:tblPr>
        <w:tblStyle w:val="3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47"/>
        <w:gridCol w:w="1551"/>
        <w:gridCol w:w="3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130" w:type="dxa"/>
            <w:shd w:val="clear" w:color="auto" w:fill="auto"/>
            <w:noWrap/>
          </w:tcPr>
          <w:p>
            <w:pPr>
              <w:rPr>
                <w:rFonts w:ascii="宋体"/>
                <w:sz w:val="18"/>
              </w:rPr>
            </w:pPr>
            <w:r>
              <w:rPr>
                <w:rFonts w:ascii="宋体"/>
                <w:sz w:val="18"/>
              </w:rPr>
              <w:t>epl_pll_pu</w:t>
            </w:r>
          </w:p>
        </w:tc>
        <w:tc>
          <w:tcPr>
            <w:tcW w:w="747" w:type="dxa"/>
            <w:shd w:val="clear" w:color="auto" w:fill="auto"/>
            <w:noWrap/>
          </w:tcPr>
          <w:p>
            <w:pPr>
              <w:rPr>
                <w:rFonts w:ascii="宋体"/>
                <w:sz w:val="18"/>
              </w:rPr>
            </w:pPr>
            <w:r>
              <w:rPr>
                <w:rFonts w:ascii="宋体"/>
                <w:sz w:val="18"/>
              </w:rPr>
              <w:t>0:0</w:t>
            </w:r>
          </w:p>
        </w:tc>
        <w:tc>
          <w:tcPr>
            <w:tcW w:w="1551" w:type="dxa"/>
            <w:shd w:val="clear" w:color="auto" w:fill="auto"/>
            <w:noWrap/>
          </w:tcPr>
          <w:p>
            <w:pPr>
              <w:rPr>
                <w:rFonts w:ascii="宋体"/>
                <w:sz w:val="18"/>
              </w:rPr>
            </w:pPr>
            <w:r>
              <w:rPr>
                <w:rFonts w:ascii="宋体"/>
                <w:sz w:val="18"/>
              </w:rPr>
              <w:t>0x0</w:t>
            </w:r>
          </w:p>
        </w:tc>
        <w:tc>
          <w:tcPr>
            <w:tcW w:w="3868" w:type="dxa"/>
            <w:shd w:val="clear" w:color="auto" w:fill="auto"/>
          </w:tcPr>
          <w:p>
            <w:pPr>
              <w:rPr>
                <w:rFonts w:ascii="宋体"/>
                <w:sz w:val="18"/>
              </w:rPr>
            </w:pPr>
            <w:r>
              <w:rPr>
                <w:rFonts w:ascii="宋体"/>
                <w:sz w:val="18"/>
              </w:rPr>
              <w:t>EPL的pll使能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jc w:val="center"/>
        </w:trPr>
        <w:tc>
          <w:tcPr>
            <w:tcW w:w="2130" w:type="dxa"/>
            <w:shd w:val="clear" w:color="auto" w:fill="auto"/>
            <w:noWrap/>
          </w:tcPr>
          <w:p>
            <w:pPr>
              <w:rPr>
                <w:rFonts w:ascii="宋体"/>
                <w:sz w:val="18"/>
              </w:rPr>
            </w:pPr>
            <w:r>
              <w:rPr>
                <w:rFonts w:ascii="宋体"/>
                <w:sz w:val="18"/>
              </w:rPr>
              <w:t>epl_tx_pu</w:t>
            </w:r>
          </w:p>
        </w:tc>
        <w:tc>
          <w:tcPr>
            <w:tcW w:w="747" w:type="dxa"/>
            <w:shd w:val="clear" w:color="auto" w:fill="auto"/>
            <w:noWrap/>
          </w:tcPr>
          <w:p>
            <w:pPr>
              <w:rPr>
                <w:rFonts w:ascii="宋体"/>
                <w:sz w:val="18"/>
              </w:rPr>
            </w:pPr>
            <w:r>
              <w:rPr>
                <w:rFonts w:ascii="宋体"/>
                <w:sz w:val="18"/>
              </w:rPr>
              <w:t>7:0</w:t>
            </w:r>
          </w:p>
        </w:tc>
        <w:tc>
          <w:tcPr>
            <w:tcW w:w="1551" w:type="dxa"/>
            <w:shd w:val="clear" w:color="auto" w:fill="auto"/>
            <w:noWrap/>
          </w:tcPr>
          <w:p>
            <w:pPr>
              <w:rPr>
                <w:rFonts w:ascii="宋体"/>
                <w:sz w:val="18"/>
              </w:rPr>
            </w:pPr>
            <w:r>
              <w:rPr>
                <w:rFonts w:ascii="宋体"/>
                <w:sz w:val="18"/>
              </w:rPr>
              <w:t>0x0</w:t>
            </w:r>
          </w:p>
        </w:tc>
        <w:tc>
          <w:tcPr>
            <w:tcW w:w="3868" w:type="dxa"/>
            <w:shd w:val="clear" w:color="auto" w:fill="auto"/>
          </w:tcPr>
          <w:p>
            <w:pPr>
              <w:rPr>
                <w:rFonts w:ascii="宋体"/>
                <w:sz w:val="18"/>
              </w:rPr>
            </w:pPr>
            <w:r>
              <w:rPr>
                <w:rFonts w:ascii="宋体"/>
                <w:sz w:val="18"/>
              </w:rPr>
              <w:t>EPL 8条通道发送端的使能信号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2130" w:type="dxa"/>
            <w:shd w:val="clear" w:color="auto" w:fill="auto"/>
            <w:noWrap/>
          </w:tcPr>
          <w:p>
            <w:pPr>
              <w:rPr>
                <w:rFonts w:ascii="宋体"/>
                <w:sz w:val="18"/>
              </w:rPr>
            </w:pPr>
            <w:r>
              <w:rPr>
                <w:rFonts w:ascii="宋体"/>
                <w:sz w:val="18"/>
              </w:rPr>
              <w:t>epl_rx_pu</w:t>
            </w:r>
          </w:p>
        </w:tc>
        <w:tc>
          <w:tcPr>
            <w:tcW w:w="747" w:type="dxa"/>
            <w:shd w:val="clear" w:color="auto" w:fill="auto"/>
            <w:noWrap/>
          </w:tcPr>
          <w:p>
            <w:pPr>
              <w:rPr>
                <w:rFonts w:ascii="宋体"/>
                <w:sz w:val="18"/>
              </w:rPr>
            </w:pPr>
            <w:r>
              <w:rPr>
                <w:rFonts w:ascii="宋体"/>
                <w:sz w:val="18"/>
              </w:rPr>
              <w:t>7:0</w:t>
            </w:r>
          </w:p>
        </w:tc>
        <w:tc>
          <w:tcPr>
            <w:tcW w:w="1551" w:type="dxa"/>
            <w:shd w:val="clear" w:color="auto" w:fill="auto"/>
            <w:noWrap/>
          </w:tcPr>
          <w:p>
            <w:pPr>
              <w:rPr>
                <w:rFonts w:ascii="宋体"/>
                <w:sz w:val="18"/>
              </w:rPr>
            </w:pPr>
            <w:r>
              <w:rPr>
                <w:rFonts w:ascii="宋体"/>
                <w:sz w:val="18"/>
              </w:rPr>
              <w:t>0x0</w:t>
            </w:r>
          </w:p>
        </w:tc>
        <w:tc>
          <w:tcPr>
            <w:tcW w:w="3868" w:type="dxa"/>
            <w:shd w:val="clear" w:color="auto" w:fill="auto"/>
          </w:tcPr>
          <w:p>
            <w:pPr>
              <w:rPr>
                <w:rFonts w:ascii="宋体"/>
                <w:sz w:val="18"/>
              </w:rPr>
            </w:pPr>
            <w:r>
              <w:rPr>
                <w:rFonts w:ascii="宋体"/>
                <w:sz w:val="18"/>
              </w:rPr>
              <w:t>EPL 8条通道接收端的使能信号</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3</w:t>
      </w:r>
      <w:r>
        <w:rPr>
          <w:rFonts w:hint="eastAsia" w:ascii="宋体" w:hAnsi="宋体"/>
          <w:sz w:val="18"/>
          <w:szCs w:val="21"/>
        </w:rPr>
        <w:t>-2 EPL使能配置</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如表14-1与14-2中的配置，本标准提出两种配置方式：边带传输配置方式与自定义传输配置：</w:t>
      </w:r>
    </w:p>
    <w:p>
      <w:pPr>
        <w:pStyle w:val="46"/>
        <w:numPr>
          <w:ilvl w:val="0"/>
          <w:numId w:val="3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边带传输方式见第10章；</w:t>
      </w:r>
    </w:p>
    <w:p>
      <w:pPr>
        <w:pStyle w:val="46"/>
        <w:numPr>
          <w:ilvl w:val="0"/>
          <w:numId w:val="30"/>
        </w:numPr>
        <w:tabs>
          <w:tab w:val="center" w:pos="993"/>
          <w:tab w:val="clear" w:pos="4201"/>
        </w:tabs>
        <w:snapToGrid w:val="0"/>
        <w:spacing w:line="360" w:lineRule="auto"/>
        <w:ind w:firstLineChars="0"/>
        <w:rPr>
          <w:rFonts w:ascii="Times New Roman" w:hAnsi="Times New Roman" w:eastAsiaTheme="minorEastAsia"/>
        </w:rPr>
      </w:pPr>
      <w:r>
        <w:rPr>
          <w:rFonts w:hint="eastAsia" w:ascii="Times New Roman" w:hAnsi="Times New Roman" w:eastAsiaTheme="minorEastAsia"/>
        </w:rPr>
        <w:t>自定义传输配置为D2D近端与远端本身就具有除了D2D EPL接口之外的其他可靠通讯接口，即可复用该接口进行表14-1的寄存器配置统一以及表14-2的使能操作。</w:t>
      </w:r>
    </w:p>
    <w:p>
      <w:pPr>
        <w:pStyle w:val="52"/>
        <w:numPr>
          <w:ilvl w:val="0"/>
          <w:numId w:val="2"/>
        </w:numPr>
        <w:snapToGrid w:val="0"/>
        <w:spacing w:before="240" w:after="240" w:line="360" w:lineRule="auto"/>
        <w:rPr>
          <w:rFonts w:ascii="Times New Roman"/>
        </w:rPr>
      </w:pPr>
      <w:bookmarkStart w:id="99" w:name="_Toc124589839"/>
      <w:bookmarkStart w:id="100" w:name="_Toc127911855"/>
      <w:r>
        <w:rPr>
          <w:rFonts w:hint="eastAsia" w:ascii="Times New Roman"/>
        </w:rPr>
        <w:t>封装 Package</w:t>
      </w:r>
      <w:bookmarkEnd w:id="99"/>
      <w:bookmarkEnd w:id="100"/>
    </w:p>
    <w:p>
      <w:pPr>
        <w:pStyle w:val="46"/>
        <w:numPr>
          <w:ilvl w:val="1"/>
          <w:numId w:val="2"/>
        </w:numPr>
        <w:snapToGrid w:val="0"/>
        <w:spacing w:before="120" w:beforeLines="50" w:after="120" w:afterLines="50" w:line="360" w:lineRule="auto"/>
        <w:ind w:firstLineChars="0"/>
        <w:rPr>
          <w:rFonts w:eastAsia="黑体"/>
          <w:b/>
          <w:bCs/>
        </w:rPr>
      </w:pPr>
      <w:bookmarkStart w:id="101" w:name="_Toc124589840"/>
      <w:bookmarkStart w:id="102" w:name="_Toc16168"/>
      <w:r>
        <w:rPr>
          <w:rFonts w:hint="eastAsia" w:eastAsia="黑体"/>
          <w:b/>
          <w:bCs/>
        </w:rPr>
        <w:t>封装类型</w:t>
      </w:r>
      <w:bookmarkEnd w:id="101"/>
      <w:bookmarkEnd w:id="102"/>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应使用bump pitch不大于153um的Flip-Chip（FC）或2.5D封装形式，以便于实现高密度的高速信号互联；过大的bump pitch会导致D2D接口扇面过大，浪费die面积的同时也降低了PKG层面的走线能力。</w:t>
      </w:r>
    </w:p>
    <w:p>
      <w:pPr>
        <w:tabs>
          <w:tab w:val="center" w:pos="4201"/>
          <w:tab w:val="right" w:leader="dot" w:pos="9298"/>
        </w:tabs>
        <w:autoSpaceDE w:val="0"/>
        <w:autoSpaceDN w:val="0"/>
        <w:ind w:firstLine="420" w:firstLineChars="200"/>
      </w:pPr>
      <w:r>
        <w:drawing>
          <wp:inline distT="0" distB="0" distL="0" distR="0">
            <wp:extent cx="2686050" cy="565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686050" cy="565150"/>
                    </a:xfrm>
                    <a:prstGeom prst="rect">
                      <a:avLst/>
                    </a:prstGeom>
                    <a:noFill/>
                    <a:ln>
                      <a:noFill/>
                    </a:ln>
                  </pic:spPr>
                </pic:pic>
              </a:graphicData>
            </a:graphic>
          </wp:inline>
        </w:drawing>
      </w:r>
      <w:r>
        <w:drawing>
          <wp:inline distT="0" distB="0" distL="0" distR="0">
            <wp:extent cx="2787650" cy="704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787650" cy="7048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 xml:space="preserve">4-1 </w:t>
      </w:r>
      <w:r>
        <w:rPr>
          <w:rFonts w:hint="eastAsia" w:ascii="宋体" w:hAnsi="宋体"/>
          <w:sz w:val="18"/>
          <w:szCs w:val="21"/>
        </w:rPr>
        <w:t>封装类型</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103" w:name="_Toc124589841"/>
      <w:r>
        <w:rPr>
          <w:rFonts w:hint="eastAsia" w:eastAsia="黑体"/>
          <w:b/>
          <w:bCs/>
        </w:rPr>
        <w:t>Bump方案</w:t>
      </w:r>
      <w:bookmarkEnd w:id="103"/>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Bump次序应如下图所示排列，对接端Bump次序旋转180°，即可实现对应TX、RX的对接，信号线不会产生交叉，有利于PKG绕线和信号质量。</w:t>
      </w:r>
    </w:p>
    <w:p>
      <w:pPr>
        <w:tabs>
          <w:tab w:val="center" w:pos="4201"/>
          <w:tab w:val="right" w:leader="dot" w:pos="9298"/>
        </w:tabs>
        <w:autoSpaceDE w:val="0"/>
        <w:autoSpaceDN w:val="0"/>
        <w:ind w:firstLine="420" w:firstLineChars="200"/>
        <w:jc w:val="center"/>
      </w:pPr>
      <w:r>
        <w:drawing>
          <wp:inline distT="0" distB="0" distL="0" distR="0">
            <wp:extent cx="5105400" cy="152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105400" cy="15240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4-2 B</w:t>
      </w:r>
      <w:r>
        <w:rPr>
          <w:rFonts w:hint="eastAsia" w:ascii="宋体" w:hAnsi="宋体"/>
          <w:sz w:val="18"/>
          <w:szCs w:val="21"/>
        </w:rPr>
        <w:t>ump方案</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104" w:name="_Toc124589842"/>
      <w:r>
        <w:rPr>
          <w:rFonts w:hint="eastAsia" w:eastAsia="黑体"/>
          <w:b/>
          <w:bCs/>
        </w:rPr>
        <w:t>绕线方案</w:t>
      </w:r>
      <w:bookmarkEnd w:id="104"/>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参考绕线方案如下图所示，L1、L3层为TX、RX信号走线层，L2为参考地层，一般还需在L4层做参考地保护L3层的信号；因此至少需要用到4层无core层的PKG layer。</w:t>
      </w:r>
    </w:p>
    <w:p>
      <w:pPr>
        <w:tabs>
          <w:tab w:val="center" w:pos="4201"/>
          <w:tab w:val="right" w:leader="dot" w:pos="9298"/>
        </w:tabs>
        <w:autoSpaceDE w:val="0"/>
        <w:autoSpaceDN w:val="0"/>
        <w:ind w:firstLine="420" w:firstLineChars="200"/>
      </w:pPr>
      <w:r>
        <w:drawing>
          <wp:inline distT="0" distB="0" distL="0" distR="0">
            <wp:extent cx="5257800"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57800" cy="186690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 xml:space="preserve">4-3 </w:t>
      </w:r>
      <w:r>
        <w:rPr>
          <w:rFonts w:hint="eastAsia" w:ascii="宋体" w:hAnsi="宋体"/>
          <w:sz w:val="18"/>
          <w:szCs w:val="21"/>
        </w:rPr>
        <w:t>绕线方案</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105" w:name="_Toc8859"/>
      <w:bookmarkStart w:id="106" w:name="_Toc124589843"/>
      <w:r>
        <w:rPr>
          <w:rFonts w:hint="eastAsia" w:eastAsia="黑体"/>
          <w:b/>
          <w:bCs/>
        </w:rPr>
        <w:t>信号规范</w:t>
      </w:r>
      <w:bookmarkEnd w:id="105"/>
      <w:bookmarkEnd w:id="106"/>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封装信号走线应参照下表规范：</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8"/>
        <w:gridCol w:w="2208"/>
        <w:gridCol w:w="2208"/>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shd w:val="clear" w:color="auto" w:fill="auto"/>
          </w:tcPr>
          <w:p>
            <w:pPr>
              <w:tabs>
                <w:tab w:val="center" w:pos="4201"/>
                <w:tab w:val="right" w:leader="dot" w:pos="9298"/>
              </w:tabs>
              <w:autoSpaceDE w:val="0"/>
              <w:autoSpaceDN w:val="0"/>
              <w:ind w:firstLine="422" w:firstLineChars="200"/>
              <w:rPr>
                <w:rFonts w:ascii="Arial" w:hAnsi="Arial" w:cs="Arial"/>
                <w:b/>
                <w:bCs/>
                <w:szCs w:val="18"/>
              </w:rPr>
            </w:pPr>
          </w:p>
        </w:tc>
        <w:tc>
          <w:tcPr>
            <w:tcW w:w="2208" w:type="dxa"/>
            <w:shd w:val="clear" w:color="auto" w:fill="auto"/>
          </w:tcPr>
          <w:p>
            <w:pPr>
              <w:tabs>
                <w:tab w:val="center" w:pos="4201"/>
                <w:tab w:val="right" w:leader="dot" w:pos="9298"/>
              </w:tabs>
              <w:autoSpaceDE w:val="0"/>
              <w:autoSpaceDN w:val="0"/>
              <w:jc w:val="center"/>
              <w:rPr>
                <w:rFonts w:ascii="Arial" w:hAnsi="Arial" w:cs="Arial"/>
                <w:b/>
                <w:bCs/>
                <w:szCs w:val="18"/>
              </w:rPr>
            </w:pPr>
            <w:r>
              <w:rPr>
                <w:rFonts w:ascii="Arial" w:hAnsi="Arial" w:cs="Arial"/>
                <w:b/>
                <w:bCs/>
                <w:szCs w:val="18"/>
              </w:rPr>
              <w:t>最小值</w:t>
            </w:r>
          </w:p>
        </w:tc>
        <w:tc>
          <w:tcPr>
            <w:tcW w:w="2208" w:type="dxa"/>
            <w:shd w:val="clear" w:color="auto" w:fill="auto"/>
          </w:tcPr>
          <w:p>
            <w:pPr>
              <w:tabs>
                <w:tab w:val="center" w:pos="4201"/>
                <w:tab w:val="right" w:leader="dot" w:pos="9298"/>
              </w:tabs>
              <w:autoSpaceDE w:val="0"/>
              <w:autoSpaceDN w:val="0"/>
              <w:jc w:val="center"/>
              <w:rPr>
                <w:rFonts w:ascii="Arial" w:hAnsi="Arial" w:cs="Arial"/>
                <w:b/>
                <w:bCs/>
                <w:szCs w:val="18"/>
              </w:rPr>
            </w:pPr>
            <w:r>
              <w:rPr>
                <w:rFonts w:ascii="Arial" w:hAnsi="Arial" w:cs="Arial"/>
                <w:b/>
                <w:bCs/>
                <w:szCs w:val="18"/>
              </w:rPr>
              <w:t>典型值</w:t>
            </w:r>
          </w:p>
        </w:tc>
        <w:tc>
          <w:tcPr>
            <w:tcW w:w="2209" w:type="dxa"/>
            <w:shd w:val="clear" w:color="auto" w:fill="auto"/>
          </w:tcPr>
          <w:p>
            <w:pPr>
              <w:tabs>
                <w:tab w:val="center" w:pos="4201"/>
                <w:tab w:val="right" w:leader="dot" w:pos="9298"/>
              </w:tabs>
              <w:autoSpaceDE w:val="0"/>
              <w:autoSpaceDN w:val="0"/>
              <w:jc w:val="center"/>
              <w:rPr>
                <w:rFonts w:ascii="Arial" w:hAnsi="Arial" w:cs="Arial"/>
                <w:b/>
                <w:bCs/>
                <w:szCs w:val="18"/>
              </w:rPr>
            </w:pPr>
            <w:r>
              <w:rPr>
                <w:rFonts w:ascii="Arial" w:hAnsi="Arial" w:cs="Arial"/>
                <w:b/>
                <w:bCs/>
                <w:szCs w:val="18"/>
              </w:rPr>
              <w:t>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shd w:val="clear" w:color="auto" w:fill="auto"/>
          </w:tcPr>
          <w:p>
            <w:pPr>
              <w:rPr>
                <w:rFonts w:ascii="宋体"/>
                <w:sz w:val="18"/>
              </w:rPr>
            </w:pPr>
            <w:r>
              <w:rPr>
                <w:rFonts w:ascii="宋体"/>
                <w:sz w:val="18"/>
              </w:rPr>
              <w:t>PN skew</w:t>
            </w:r>
          </w:p>
        </w:tc>
        <w:tc>
          <w:tcPr>
            <w:tcW w:w="2208" w:type="dxa"/>
            <w:shd w:val="clear" w:color="auto" w:fill="auto"/>
          </w:tcPr>
          <w:p>
            <w:pPr>
              <w:rPr>
                <w:rFonts w:ascii="宋体"/>
                <w:sz w:val="18"/>
              </w:rPr>
            </w:pPr>
          </w:p>
        </w:tc>
        <w:tc>
          <w:tcPr>
            <w:tcW w:w="2208" w:type="dxa"/>
            <w:shd w:val="clear" w:color="auto" w:fill="auto"/>
          </w:tcPr>
          <w:p>
            <w:pPr>
              <w:rPr>
                <w:rFonts w:ascii="宋体"/>
                <w:sz w:val="18"/>
              </w:rPr>
            </w:pPr>
          </w:p>
        </w:tc>
        <w:tc>
          <w:tcPr>
            <w:tcW w:w="2209" w:type="dxa"/>
            <w:shd w:val="clear" w:color="auto" w:fill="auto"/>
          </w:tcPr>
          <w:p>
            <w:pPr>
              <w:rPr>
                <w:rFonts w:ascii="宋体"/>
                <w:sz w:val="18"/>
              </w:rPr>
            </w:pPr>
            <w:r>
              <w:rPr>
                <w:rFonts w:ascii="宋体"/>
                <w:sz w:val="18"/>
              </w:rPr>
              <w:t>10um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shd w:val="clear" w:color="auto" w:fill="auto"/>
          </w:tcPr>
          <w:p>
            <w:pPr>
              <w:rPr>
                <w:rFonts w:ascii="宋体"/>
                <w:sz w:val="18"/>
              </w:rPr>
            </w:pPr>
            <w:r>
              <w:rPr>
                <w:rFonts w:ascii="宋体"/>
                <w:sz w:val="18"/>
              </w:rPr>
              <w:t>Pair skew</w:t>
            </w:r>
          </w:p>
        </w:tc>
        <w:tc>
          <w:tcPr>
            <w:tcW w:w="2208" w:type="dxa"/>
            <w:shd w:val="clear" w:color="auto" w:fill="auto"/>
          </w:tcPr>
          <w:p>
            <w:pPr>
              <w:rPr>
                <w:rFonts w:ascii="宋体"/>
                <w:sz w:val="18"/>
              </w:rPr>
            </w:pPr>
          </w:p>
        </w:tc>
        <w:tc>
          <w:tcPr>
            <w:tcW w:w="2208" w:type="dxa"/>
            <w:shd w:val="clear" w:color="auto" w:fill="auto"/>
          </w:tcPr>
          <w:p>
            <w:pPr>
              <w:rPr>
                <w:rFonts w:ascii="宋体"/>
                <w:sz w:val="18"/>
              </w:rPr>
            </w:pPr>
          </w:p>
        </w:tc>
        <w:tc>
          <w:tcPr>
            <w:tcW w:w="2209" w:type="dxa"/>
            <w:shd w:val="clear" w:color="auto" w:fill="auto"/>
          </w:tcPr>
          <w:p>
            <w:pPr>
              <w:rPr>
                <w:rFonts w:ascii="宋体"/>
                <w:sz w:val="18"/>
              </w:rPr>
            </w:pPr>
            <w:r>
              <w:rPr>
                <w:rFonts w:ascii="宋体"/>
                <w:sz w:val="18"/>
              </w:rPr>
              <w:t>100um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shd w:val="clear" w:color="auto" w:fill="auto"/>
          </w:tcPr>
          <w:p>
            <w:pPr>
              <w:rPr>
                <w:rFonts w:ascii="宋体"/>
                <w:sz w:val="18"/>
              </w:rPr>
            </w:pPr>
            <w:r>
              <w:rPr>
                <w:rFonts w:ascii="宋体"/>
                <w:sz w:val="18"/>
              </w:rPr>
              <w:t>Length</w:t>
            </w:r>
          </w:p>
        </w:tc>
        <w:tc>
          <w:tcPr>
            <w:tcW w:w="2208" w:type="dxa"/>
            <w:shd w:val="clear" w:color="auto" w:fill="auto"/>
          </w:tcPr>
          <w:p>
            <w:pPr>
              <w:rPr>
                <w:rFonts w:ascii="宋体"/>
                <w:sz w:val="18"/>
              </w:rPr>
            </w:pPr>
          </w:p>
        </w:tc>
        <w:tc>
          <w:tcPr>
            <w:tcW w:w="2208" w:type="dxa"/>
            <w:shd w:val="clear" w:color="auto" w:fill="auto"/>
          </w:tcPr>
          <w:p>
            <w:pPr>
              <w:rPr>
                <w:rFonts w:ascii="宋体"/>
                <w:sz w:val="18"/>
              </w:rPr>
            </w:pPr>
          </w:p>
        </w:tc>
        <w:tc>
          <w:tcPr>
            <w:tcW w:w="2209" w:type="dxa"/>
            <w:shd w:val="clear" w:color="auto" w:fill="auto"/>
          </w:tcPr>
          <w:p>
            <w:pPr>
              <w:rPr>
                <w:rFonts w:ascii="宋体"/>
                <w:sz w:val="18"/>
              </w:rPr>
            </w:pPr>
            <w:r>
              <w:rPr>
                <w:rFonts w:ascii="宋体"/>
                <w:sz w:val="18"/>
              </w:rPr>
              <w:t>10mm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8" w:type="dxa"/>
            <w:shd w:val="clear" w:color="auto" w:fill="auto"/>
          </w:tcPr>
          <w:p>
            <w:pPr>
              <w:rPr>
                <w:rFonts w:ascii="宋体"/>
                <w:sz w:val="18"/>
              </w:rPr>
            </w:pPr>
            <w:r>
              <w:rPr>
                <w:rFonts w:ascii="宋体"/>
                <w:sz w:val="18"/>
              </w:rPr>
              <w:t>Impedance</w:t>
            </w:r>
          </w:p>
        </w:tc>
        <w:tc>
          <w:tcPr>
            <w:tcW w:w="2208" w:type="dxa"/>
            <w:shd w:val="clear" w:color="auto" w:fill="auto"/>
          </w:tcPr>
          <w:p>
            <w:pPr>
              <w:rPr>
                <w:rFonts w:ascii="宋体"/>
                <w:sz w:val="18"/>
              </w:rPr>
            </w:pPr>
            <w:r>
              <w:rPr>
                <w:rFonts w:ascii="宋体"/>
                <w:sz w:val="18"/>
              </w:rPr>
              <w:t>90Ω</w:t>
            </w:r>
          </w:p>
        </w:tc>
        <w:tc>
          <w:tcPr>
            <w:tcW w:w="2208" w:type="dxa"/>
            <w:shd w:val="clear" w:color="auto" w:fill="auto"/>
          </w:tcPr>
          <w:p>
            <w:pPr>
              <w:rPr>
                <w:rFonts w:ascii="宋体"/>
                <w:sz w:val="18"/>
              </w:rPr>
            </w:pPr>
            <w:r>
              <w:rPr>
                <w:rFonts w:ascii="宋体"/>
                <w:sz w:val="18"/>
              </w:rPr>
              <w:t>100Ω</w:t>
            </w:r>
          </w:p>
        </w:tc>
        <w:tc>
          <w:tcPr>
            <w:tcW w:w="2209" w:type="dxa"/>
            <w:shd w:val="clear" w:color="auto" w:fill="auto"/>
          </w:tcPr>
          <w:p>
            <w:pPr>
              <w:rPr>
                <w:rFonts w:ascii="宋体"/>
                <w:sz w:val="18"/>
              </w:rPr>
            </w:pPr>
            <w:r>
              <w:rPr>
                <w:rFonts w:ascii="宋体"/>
                <w:sz w:val="18"/>
              </w:rPr>
              <w:t>110Ω</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 xml:space="preserve">4-4 </w:t>
      </w:r>
      <w:r>
        <w:rPr>
          <w:rFonts w:hint="eastAsia" w:ascii="宋体" w:hAnsi="宋体"/>
          <w:sz w:val="18"/>
          <w:szCs w:val="21"/>
        </w:rPr>
        <w:t>封装信号走线规范</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PKG信号走线损耗及隔离度应满足下表规范：</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5"/>
        <w:gridCol w:w="2945"/>
        <w:gridCol w:w="2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5" w:type="dxa"/>
            <w:shd w:val="clear" w:color="auto" w:fill="auto"/>
            <w:vAlign w:val="center"/>
          </w:tcPr>
          <w:p>
            <w:pPr>
              <w:rPr>
                <w:rFonts w:ascii="宋体"/>
                <w:sz w:val="18"/>
              </w:rPr>
            </w:pPr>
          </w:p>
        </w:tc>
        <w:tc>
          <w:tcPr>
            <w:tcW w:w="2945" w:type="dxa"/>
            <w:shd w:val="clear" w:color="auto" w:fill="auto"/>
            <w:vAlign w:val="center"/>
          </w:tcPr>
          <w:p>
            <w:pPr>
              <w:jc w:val="center"/>
              <w:rPr>
                <w:rFonts w:ascii="宋体"/>
                <w:b/>
                <w:bCs/>
                <w:sz w:val="18"/>
              </w:rPr>
            </w:pPr>
            <w:r>
              <w:rPr>
                <w:rFonts w:ascii="宋体"/>
                <w:b/>
                <w:bCs/>
                <w:sz w:val="18"/>
              </w:rPr>
              <w:t>0-16GHz</w:t>
            </w:r>
          </w:p>
        </w:tc>
        <w:tc>
          <w:tcPr>
            <w:tcW w:w="2947" w:type="dxa"/>
            <w:shd w:val="clear" w:color="auto" w:fill="auto"/>
            <w:vAlign w:val="center"/>
          </w:tcPr>
          <w:p>
            <w:pPr>
              <w:jc w:val="center"/>
              <w:rPr>
                <w:rFonts w:ascii="宋体"/>
                <w:b/>
                <w:bCs/>
                <w:sz w:val="18"/>
              </w:rPr>
            </w:pPr>
            <w:r>
              <w:rPr>
                <w:rFonts w:ascii="宋体"/>
                <w:b/>
                <w:bCs/>
                <w:sz w:val="18"/>
              </w:rPr>
              <w:t>16-32GHz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5" w:type="dxa"/>
            <w:shd w:val="clear" w:color="auto" w:fill="auto"/>
            <w:vAlign w:val="center"/>
          </w:tcPr>
          <w:p>
            <w:pPr>
              <w:rPr>
                <w:rFonts w:ascii="宋体"/>
                <w:sz w:val="18"/>
              </w:rPr>
            </w:pPr>
            <w:r>
              <w:rPr>
                <w:rFonts w:ascii="宋体"/>
                <w:sz w:val="18"/>
              </w:rPr>
              <w:t>Insertion loss</w:t>
            </w:r>
          </w:p>
        </w:tc>
        <w:tc>
          <w:tcPr>
            <w:tcW w:w="2945" w:type="dxa"/>
            <w:shd w:val="clear" w:color="auto" w:fill="auto"/>
            <w:vAlign w:val="center"/>
          </w:tcPr>
          <w:p>
            <w:pPr>
              <w:rPr>
                <w:rFonts w:ascii="宋体"/>
                <w:sz w:val="18"/>
              </w:rPr>
            </w:pPr>
            <w:r>
              <w:rPr>
                <w:rFonts w:ascii="宋体"/>
                <w:sz w:val="18"/>
              </w:rPr>
              <w:t>&lt;1.5dB</w:t>
            </w:r>
          </w:p>
        </w:tc>
        <w:tc>
          <w:tcPr>
            <w:tcW w:w="2947" w:type="dxa"/>
            <w:shd w:val="clear" w:color="auto" w:fill="auto"/>
            <w:vAlign w:val="center"/>
          </w:tcPr>
          <w:p>
            <w:pPr>
              <w:rPr>
                <w:rFonts w:ascii="宋体"/>
                <w:sz w:val="18"/>
              </w:rPr>
            </w:pPr>
            <w:r>
              <w:rPr>
                <w:rFonts w:ascii="宋体"/>
                <w:sz w:val="18"/>
              </w:rPr>
              <w:t>&lt;3dB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5" w:type="dxa"/>
            <w:shd w:val="clear" w:color="auto" w:fill="auto"/>
            <w:vAlign w:val="center"/>
          </w:tcPr>
          <w:p>
            <w:pPr>
              <w:rPr>
                <w:rFonts w:ascii="宋体"/>
                <w:sz w:val="18"/>
              </w:rPr>
            </w:pPr>
            <w:r>
              <w:rPr>
                <w:rFonts w:ascii="宋体"/>
                <w:sz w:val="18"/>
              </w:rPr>
              <w:t>Return loss</w:t>
            </w:r>
          </w:p>
        </w:tc>
        <w:tc>
          <w:tcPr>
            <w:tcW w:w="2945" w:type="dxa"/>
            <w:shd w:val="clear" w:color="auto" w:fill="auto"/>
            <w:vAlign w:val="center"/>
          </w:tcPr>
          <w:p>
            <w:pPr>
              <w:rPr>
                <w:rFonts w:ascii="宋体"/>
                <w:sz w:val="18"/>
              </w:rPr>
            </w:pPr>
            <w:r>
              <w:rPr>
                <w:rFonts w:ascii="宋体"/>
                <w:sz w:val="18"/>
              </w:rPr>
              <w:t>&lt;-20dB</w:t>
            </w:r>
          </w:p>
        </w:tc>
        <w:tc>
          <w:tcPr>
            <w:tcW w:w="2947" w:type="dxa"/>
            <w:shd w:val="clear" w:color="auto" w:fill="auto"/>
            <w:vAlign w:val="center"/>
          </w:tcPr>
          <w:p>
            <w:pPr>
              <w:rPr>
                <w:rFonts w:ascii="宋体"/>
                <w:sz w:val="18"/>
              </w:rPr>
            </w:pPr>
            <w:r>
              <w:rPr>
                <w:rFonts w:ascii="宋体"/>
                <w:sz w:val="18"/>
              </w:rPr>
              <w:t>&lt;-10dB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5" w:type="dxa"/>
            <w:shd w:val="clear" w:color="auto" w:fill="auto"/>
            <w:vAlign w:val="center"/>
          </w:tcPr>
          <w:p>
            <w:pPr>
              <w:rPr>
                <w:rFonts w:ascii="宋体"/>
                <w:sz w:val="18"/>
              </w:rPr>
            </w:pPr>
            <w:r>
              <w:rPr>
                <w:rFonts w:ascii="宋体"/>
                <w:sz w:val="18"/>
              </w:rPr>
              <w:t>Diff isolation</w:t>
            </w:r>
          </w:p>
        </w:tc>
        <w:tc>
          <w:tcPr>
            <w:tcW w:w="5892" w:type="dxa"/>
            <w:gridSpan w:val="2"/>
            <w:shd w:val="clear" w:color="auto" w:fill="auto"/>
            <w:vAlign w:val="center"/>
          </w:tcPr>
          <w:p>
            <w:pPr>
              <w:rPr>
                <w:rFonts w:ascii="宋体"/>
                <w:sz w:val="18"/>
              </w:rPr>
            </w:pPr>
            <w:r>
              <w:rPr>
                <w:rFonts w:ascii="宋体"/>
                <w:sz w:val="18"/>
              </w:rPr>
              <w:t>&lt;-30dB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5" w:type="dxa"/>
            <w:shd w:val="clear" w:color="auto" w:fill="auto"/>
            <w:vAlign w:val="center"/>
          </w:tcPr>
          <w:p>
            <w:pPr>
              <w:rPr>
                <w:rFonts w:ascii="宋体"/>
                <w:sz w:val="18"/>
              </w:rPr>
            </w:pPr>
            <w:r>
              <w:rPr>
                <w:rFonts w:ascii="宋体"/>
                <w:sz w:val="18"/>
              </w:rPr>
              <w:t>Comm isolation</w:t>
            </w:r>
          </w:p>
        </w:tc>
        <w:tc>
          <w:tcPr>
            <w:tcW w:w="5892" w:type="dxa"/>
            <w:gridSpan w:val="2"/>
            <w:shd w:val="clear" w:color="auto" w:fill="auto"/>
            <w:vAlign w:val="center"/>
          </w:tcPr>
          <w:p>
            <w:pPr>
              <w:rPr>
                <w:rFonts w:ascii="宋体"/>
                <w:sz w:val="18"/>
              </w:rPr>
            </w:pPr>
            <w:r>
              <w:rPr>
                <w:rFonts w:ascii="宋体"/>
                <w:sz w:val="18"/>
              </w:rPr>
              <w:t>&lt;-15dB</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4-5 PKG</w:t>
      </w:r>
      <w:r>
        <w:rPr>
          <w:rFonts w:hint="eastAsia" w:ascii="宋体" w:hAnsi="宋体"/>
          <w:sz w:val="18"/>
          <w:szCs w:val="21"/>
        </w:rPr>
        <w:t>信号走线规范</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PKG信号走线损耗的spec mask如下图所示：</w:t>
      </w:r>
    </w:p>
    <w:p>
      <w:pPr>
        <w:tabs>
          <w:tab w:val="center" w:pos="4201"/>
          <w:tab w:val="right" w:leader="dot" w:pos="9298"/>
        </w:tabs>
        <w:autoSpaceDE w:val="0"/>
        <w:autoSpaceDN w:val="0"/>
        <w:ind w:firstLine="420" w:firstLineChars="200"/>
        <w:jc w:val="center"/>
      </w:pPr>
      <w:r>
        <w:drawing>
          <wp:inline distT="0" distB="0" distL="0" distR="0">
            <wp:extent cx="4851400" cy="2451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851400" cy="2451100"/>
                    </a:xfrm>
                    <a:prstGeom prst="rect">
                      <a:avLst/>
                    </a:prstGeom>
                    <a:noFill/>
                    <a:ln>
                      <a:noFill/>
                    </a:ln>
                  </pic:spPr>
                </pic:pic>
              </a:graphicData>
            </a:graphic>
          </wp:inline>
        </w:drawing>
      </w:r>
    </w:p>
    <w:p>
      <w:pPr>
        <w:tabs>
          <w:tab w:val="center" w:pos="4201"/>
          <w:tab w:val="right" w:leader="dot" w:pos="9298"/>
        </w:tabs>
        <w:autoSpaceDE w:val="0"/>
        <w:autoSpaceDN w:val="0"/>
        <w:ind w:firstLine="420" w:firstLineChars="200"/>
        <w:jc w:val="center"/>
        <w:rPr>
          <w:b/>
          <w:bCs/>
          <w:color w:val="FF0000"/>
        </w:rPr>
      </w:pPr>
      <w:r>
        <w:drawing>
          <wp:inline distT="0" distB="0" distL="0" distR="0">
            <wp:extent cx="4724400" cy="235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724400" cy="23558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 xml:space="preserve">4-6 </w:t>
      </w:r>
      <w:r>
        <w:rPr>
          <w:rFonts w:hint="eastAsia" w:ascii="宋体" w:hAnsi="宋体"/>
          <w:sz w:val="18"/>
          <w:szCs w:val="21"/>
        </w:rPr>
        <w:t>PKG信号走线损耗示意图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107" w:name="_Toc30687"/>
      <w:bookmarkStart w:id="108" w:name="_Toc124589844"/>
      <w:r>
        <w:rPr>
          <w:rFonts w:hint="eastAsia" w:eastAsia="黑体"/>
          <w:b/>
          <w:bCs/>
        </w:rPr>
        <w:t>时钟</w:t>
      </w:r>
      <w:bookmarkEnd w:id="107"/>
      <w:r>
        <w:rPr>
          <w:rFonts w:hint="eastAsia" w:eastAsia="黑体"/>
          <w:b/>
          <w:bCs/>
        </w:rPr>
        <w:t>方案</w:t>
      </w:r>
      <w:bookmarkEnd w:id="108"/>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为使系统能够简化时钟方案，D2D phy需兼容下图所示的时钟并联和时钟串联方案，因此必须有clkin和clkout，clkout输出时钟信号与clkin输入的时钟信号同频同相。</w:t>
      </w:r>
    </w:p>
    <w:p>
      <w:pPr>
        <w:tabs>
          <w:tab w:val="center" w:pos="4201"/>
          <w:tab w:val="right" w:leader="dot" w:pos="9298"/>
        </w:tabs>
        <w:autoSpaceDE w:val="0"/>
        <w:autoSpaceDN w:val="0"/>
        <w:ind w:firstLine="420" w:firstLineChars="200"/>
        <w:jc w:val="center"/>
      </w:pPr>
      <w:r>
        <w:drawing>
          <wp:inline distT="0" distB="0" distL="0" distR="0">
            <wp:extent cx="3848100" cy="1809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848100" cy="18097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图1</w:t>
      </w:r>
      <w:r>
        <w:rPr>
          <w:rFonts w:ascii="宋体" w:hAnsi="宋体"/>
          <w:sz w:val="18"/>
          <w:szCs w:val="21"/>
        </w:rPr>
        <w:t xml:space="preserve">4-7 </w:t>
      </w:r>
      <w:r>
        <w:rPr>
          <w:rFonts w:hint="eastAsia" w:ascii="宋体" w:hAnsi="宋体"/>
          <w:sz w:val="18"/>
          <w:szCs w:val="21"/>
        </w:rPr>
        <w:t>时钟方案</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numPr>
          <w:ilvl w:val="1"/>
          <w:numId w:val="2"/>
        </w:numPr>
        <w:snapToGrid w:val="0"/>
        <w:spacing w:before="120" w:beforeLines="50" w:after="120" w:afterLines="50" w:line="360" w:lineRule="auto"/>
        <w:ind w:firstLineChars="0"/>
        <w:rPr>
          <w:rFonts w:eastAsia="黑体"/>
          <w:b/>
          <w:bCs/>
        </w:rPr>
      </w:pPr>
      <w:bookmarkStart w:id="109" w:name="_Toc124589845"/>
      <w:r>
        <w:rPr>
          <w:rFonts w:hint="eastAsia" w:eastAsia="黑体"/>
          <w:b/>
          <w:bCs/>
        </w:rPr>
        <w:t>信号完整性</w:t>
      </w:r>
      <w:bookmarkEnd w:id="109"/>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为保证信号传输稳定可靠，RX端的1e-12误码率眼图需满足下表中的指标：</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1"/>
        <w:gridCol w:w="3190"/>
        <w:gridCol w:w="2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1" w:type="dxa"/>
            <w:shd w:val="clear" w:color="auto" w:fill="auto"/>
          </w:tcPr>
          <w:p>
            <w:pPr>
              <w:rPr>
                <w:rFonts w:ascii="宋体"/>
                <w:sz w:val="18"/>
              </w:rPr>
            </w:pPr>
          </w:p>
        </w:tc>
        <w:tc>
          <w:tcPr>
            <w:tcW w:w="3190" w:type="dxa"/>
            <w:shd w:val="clear" w:color="auto" w:fill="auto"/>
          </w:tcPr>
          <w:p>
            <w:pPr>
              <w:jc w:val="center"/>
              <w:rPr>
                <w:rFonts w:ascii="宋体"/>
                <w:b/>
                <w:bCs/>
                <w:sz w:val="18"/>
              </w:rPr>
            </w:pPr>
            <w:r>
              <w:rPr>
                <w:rFonts w:ascii="宋体"/>
                <w:b/>
                <w:bCs/>
                <w:sz w:val="18"/>
              </w:rPr>
              <w:t>NRZ</w:t>
            </w:r>
          </w:p>
        </w:tc>
        <w:tc>
          <w:tcPr>
            <w:tcW w:w="2935" w:type="dxa"/>
            <w:shd w:val="clear" w:color="auto" w:fill="auto"/>
          </w:tcPr>
          <w:p>
            <w:pPr>
              <w:jc w:val="center"/>
              <w:rPr>
                <w:rFonts w:ascii="宋体"/>
                <w:b/>
                <w:bCs/>
                <w:sz w:val="18"/>
              </w:rPr>
            </w:pPr>
            <w:r>
              <w:rPr>
                <w:rFonts w:ascii="宋体"/>
                <w:b/>
                <w:bCs/>
                <w:sz w:val="18"/>
              </w:rPr>
              <w:t>PAM4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1" w:type="dxa"/>
            <w:shd w:val="clear" w:color="auto" w:fill="auto"/>
          </w:tcPr>
          <w:p>
            <w:pPr>
              <w:rPr>
                <w:rFonts w:ascii="宋体"/>
                <w:sz w:val="18"/>
              </w:rPr>
            </w:pPr>
            <w:r>
              <w:rPr>
                <w:rFonts w:ascii="宋体"/>
                <w:sz w:val="18"/>
              </w:rPr>
              <w:t>接收端最小眼宽</w:t>
            </w:r>
          </w:p>
        </w:tc>
        <w:tc>
          <w:tcPr>
            <w:tcW w:w="3190" w:type="dxa"/>
            <w:shd w:val="clear" w:color="auto" w:fill="auto"/>
          </w:tcPr>
          <w:p>
            <w:pPr>
              <w:rPr>
                <w:rFonts w:ascii="宋体"/>
                <w:sz w:val="18"/>
              </w:rPr>
            </w:pPr>
            <w:r>
              <w:rPr>
                <w:rFonts w:ascii="宋体"/>
                <w:sz w:val="18"/>
              </w:rPr>
              <w:t>0.5UI</w:t>
            </w:r>
          </w:p>
        </w:tc>
        <w:tc>
          <w:tcPr>
            <w:tcW w:w="2935" w:type="dxa"/>
            <w:shd w:val="clear" w:color="auto" w:fill="auto"/>
          </w:tcPr>
          <w:p>
            <w:pPr>
              <w:rPr>
                <w:rFonts w:ascii="宋体"/>
                <w:sz w:val="18"/>
              </w:rPr>
            </w:pPr>
            <w:r>
              <w:rPr>
                <w:rFonts w:ascii="宋体"/>
                <w:sz w:val="18"/>
              </w:rPr>
              <w:t>0.17UI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1" w:type="dxa"/>
            <w:shd w:val="clear" w:color="auto" w:fill="auto"/>
          </w:tcPr>
          <w:p>
            <w:pPr>
              <w:rPr>
                <w:rFonts w:ascii="宋体"/>
                <w:sz w:val="18"/>
              </w:rPr>
            </w:pPr>
            <w:r>
              <w:rPr>
                <w:rFonts w:ascii="宋体"/>
                <w:sz w:val="18"/>
              </w:rPr>
              <w:t>接收端最小眼高</w:t>
            </w:r>
          </w:p>
        </w:tc>
        <w:tc>
          <w:tcPr>
            <w:tcW w:w="3190" w:type="dxa"/>
            <w:shd w:val="clear" w:color="auto" w:fill="auto"/>
          </w:tcPr>
          <w:p>
            <w:pPr>
              <w:rPr>
                <w:rFonts w:ascii="宋体"/>
                <w:sz w:val="18"/>
              </w:rPr>
            </w:pPr>
            <w:r>
              <w:rPr>
                <w:rFonts w:ascii="宋体"/>
                <w:sz w:val="18"/>
              </w:rPr>
              <w:t>400mV</w:t>
            </w:r>
          </w:p>
        </w:tc>
        <w:tc>
          <w:tcPr>
            <w:tcW w:w="2935" w:type="dxa"/>
            <w:shd w:val="clear" w:color="auto" w:fill="auto"/>
          </w:tcPr>
          <w:p>
            <w:pPr>
              <w:rPr>
                <w:rFonts w:ascii="宋体"/>
                <w:sz w:val="18"/>
              </w:rPr>
            </w:pPr>
            <w:r>
              <w:rPr>
                <w:rFonts w:ascii="宋体"/>
                <w:sz w:val="18"/>
              </w:rPr>
              <w:t>133mV</w:t>
            </w:r>
          </w:p>
        </w:tc>
      </w:tr>
    </w:tbl>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表1</w:t>
      </w:r>
      <w:r>
        <w:rPr>
          <w:rFonts w:ascii="宋体" w:hAnsi="宋体"/>
          <w:sz w:val="18"/>
          <w:szCs w:val="21"/>
        </w:rPr>
        <w:t xml:space="preserve">4-8 </w:t>
      </w:r>
      <w:r>
        <w:rPr>
          <w:rFonts w:hint="eastAsia" w:ascii="宋体" w:hAnsi="宋体"/>
          <w:sz w:val="18"/>
          <w:szCs w:val="21"/>
        </w:rPr>
        <w:t>信号完整性指标</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b/>
          <w:bCs/>
          <w:color w:val="FF0000"/>
        </w:rPr>
      </w:pPr>
      <w:r>
        <w:rPr>
          <w:rFonts w:hint="eastAsia" w:ascii="Times New Roman" w:hAnsi="Times New Roman" w:eastAsiaTheme="minorEastAsia"/>
        </w:rPr>
        <w:t>NRZ眼图如下图所示，菱形区域为eyemask，信号眼图的眼宽眼高应大于eyemask区域：</w:t>
      </w:r>
    </w:p>
    <w:p>
      <w:pPr>
        <w:tabs>
          <w:tab w:val="center" w:pos="4201"/>
          <w:tab w:val="right" w:leader="dot" w:pos="9298"/>
        </w:tabs>
        <w:autoSpaceDE w:val="0"/>
        <w:autoSpaceDN w:val="0"/>
        <w:ind w:firstLine="420" w:firstLineChars="200"/>
        <w:jc w:val="center"/>
      </w:pPr>
      <w:r>
        <w:drawing>
          <wp:inline distT="0" distB="0" distL="0" distR="0">
            <wp:extent cx="3041650" cy="2736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41650" cy="27368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w:t>
      </w:r>
      <w:r>
        <w:rPr>
          <w:rFonts w:ascii="宋体" w:hAnsi="宋体"/>
          <w:sz w:val="18"/>
          <w:szCs w:val="21"/>
        </w:rPr>
        <w:t>14-9</w:t>
      </w:r>
      <w:r>
        <w:rPr>
          <w:rFonts w:hint="eastAsia" w:ascii="宋体" w:hAnsi="宋体"/>
          <w:sz w:val="18"/>
          <w:szCs w:val="21"/>
        </w:rPr>
        <w:t xml:space="preserve"> NRZ眼图</w:t>
      </w:r>
    </w:p>
    <w:p>
      <w:pPr>
        <w:tabs>
          <w:tab w:val="center" w:pos="4201"/>
          <w:tab w:val="right" w:leader="dot" w:pos="9298"/>
        </w:tabs>
        <w:autoSpaceDE w:val="0"/>
        <w:autoSpaceDN w:val="0"/>
        <w:ind w:firstLine="360" w:firstLineChars="200"/>
        <w:jc w:val="center"/>
        <w:rPr>
          <w:rFonts w:ascii="宋体" w:hAnsi="宋体"/>
          <w:sz w:val="18"/>
          <w:szCs w:val="21"/>
        </w:rPr>
      </w:pPr>
    </w:p>
    <w:p>
      <w:pPr>
        <w:pStyle w:val="46"/>
        <w:snapToGrid w:val="0"/>
        <w:spacing w:line="360" w:lineRule="auto"/>
        <w:rPr>
          <w:rFonts w:ascii="Times New Roman" w:hAnsi="Times New Roman" w:eastAsiaTheme="minorEastAsia"/>
        </w:rPr>
      </w:pPr>
      <w:r>
        <w:rPr>
          <w:rFonts w:hint="eastAsia" w:ascii="Times New Roman" w:hAnsi="Times New Roman" w:eastAsiaTheme="minorEastAsia"/>
        </w:rPr>
        <w:t>PAM4眼图如下图所示，3个菱形区域为eyemask，信号眼图的眼宽眼高应大于eyemask区域：</w:t>
      </w:r>
    </w:p>
    <w:p>
      <w:pPr>
        <w:tabs>
          <w:tab w:val="center" w:pos="4201"/>
          <w:tab w:val="right" w:leader="dot" w:pos="9298"/>
        </w:tabs>
        <w:autoSpaceDE w:val="0"/>
        <w:autoSpaceDN w:val="0"/>
        <w:ind w:firstLine="420" w:firstLineChars="200"/>
        <w:jc w:val="center"/>
      </w:pPr>
      <w:r>
        <w:drawing>
          <wp:inline distT="0" distB="0" distL="0" distR="0">
            <wp:extent cx="3041650" cy="274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041650" cy="2749550"/>
                    </a:xfrm>
                    <a:prstGeom prst="rect">
                      <a:avLst/>
                    </a:prstGeom>
                    <a:noFill/>
                    <a:ln>
                      <a:noFill/>
                    </a:ln>
                  </pic:spPr>
                </pic:pic>
              </a:graphicData>
            </a:graphic>
          </wp:inline>
        </w:drawing>
      </w:r>
    </w:p>
    <w:p>
      <w:pPr>
        <w:tabs>
          <w:tab w:val="center" w:pos="4201"/>
          <w:tab w:val="right" w:leader="dot" w:pos="9298"/>
        </w:tabs>
        <w:autoSpaceDE w:val="0"/>
        <w:autoSpaceDN w:val="0"/>
        <w:ind w:firstLine="360" w:firstLineChars="200"/>
        <w:jc w:val="center"/>
        <w:rPr>
          <w:rFonts w:ascii="宋体" w:hAnsi="宋体"/>
          <w:sz w:val="18"/>
          <w:szCs w:val="21"/>
        </w:rPr>
      </w:pPr>
      <w:r>
        <w:rPr>
          <w:rFonts w:hint="eastAsia" w:ascii="宋体" w:hAnsi="宋体"/>
          <w:sz w:val="18"/>
          <w:szCs w:val="21"/>
        </w:rPr>
        <w:t>图</w:t>
      </w:r>
      <w:r>
        <w:rPr>
          <w:rFonts w:ascii="宋体" w:hAnsi="宋体"/>
          <w:sz w:val="18"/>
          <w:szCs w:val="21"/>
        </w:rPr>
        <w:t>14-10</w:t>
      </w:r>
      <w:r>
        <w:rPr>
          <w:rFonts w:hint="eastAsia" w:ascii="宋体" w:hAnsi="宋体"/>
          <w:sz w:val="18"/>
          <w:szCs w:val="21"/>
        </w:rPr>
        <w:t xml:space="preserve"> PAM4眼图</w:t>
      </w:r>
    </w:p>
    <w:p>
      <w:pPr>
        <w:tabs>
          <w:tab w:val="center" w:pos="4201"/>
          <w:tab w:val="right" w:leader="dot" w:pos="9298"/>
        </w:tabs>
        <w:autoSpaceDE w:val="0"/>
        <w:autoSpaceDN w:val="0"/>
        <w:ind w:firstLine="360" w:firstLineChars="200"/>
        <w:jc w:val="center"/>
        <w:rPr>
          <w:rFonts w:ascii="宋体" w:hAnsi="宋体"/>
          <w:sz w:val="18"/>
          <w:szCs w:val="21"/>
        </w:rPr>
      </w:pPr>
    </w:p>
    <w:sectPr>
      <w:headerReference r:id="rId11" w:type="first"/>
      <w:footerReference r:id="rId13" w:type="first"/>
      <w:headerReference r:id="rId10" w:type="default"/>
      <w:footerReference r:id="rId12" w:type="default"/>
      <w:pgSz w:w="11906" w:h="16838"/>
      <w:pgMar w:top="1417" w:right="1417" w:bottom="1417" w:left="1417" w:header="1134" w:footer="850" w:gutter="0"/>
      <w:cols w:space="0" w:num="1"/>
      <w:formProt w:val="0"/>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73BF1FFF-6E18-4B8E-9787-B6DB6A4DEAD2}"/>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220DE41A-576B-436B-B23E-4FEA636F57D9}"/>
  </w:font>
  <w:font w:name="Arial Unicode MS">
    <w:altName w:val="Arial"/>
    <w:panose1 w:val="020B0604020202020204"/>
    <w:charset w:val="80"/>
    <w:family w:val="swiss"/>
    <w:pitch w:val="default"/>
    <w:sig w:usb0="00000000" w:usb1="00000000" w:usb2="0000003F" w:usb3="00000000" w:csb0="003F01FF" w:csb1="00000000"/>
    <w:embedRegular r:id="rId3" w:fontKey="{1008849B-C372-40C5-9E83-7D19C0198AAD}"/>
  </w:font>
  <w:font w:name="Courier New">
    <w:panose1 w:val="02070309020205020404"/>
    <w:charset w:val="00"/>
    <w:family w:val="modern"/>
    <w:pitch w:val="default"/>
    <w:sig w:usb0="E0002EFF" w:usb1="C0007843" w:usb2="00000009" w:usb3="00000000" w:csb0="400001FF" w:csb1="FFFF0000"/>
  </w:font>
  <w:font w:name="方正仿宋简体">
    <w:altName w:val="微软雅黑"/>
    <w:panose1 w:val="020B0604020202020204"/>
    <w:charset w:val="86"/>
    <w:family w:val="auto"/>
    <w:pitch w:val="default"/>
    <w:sig w:usb0="00000000" w:usb1="00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embedRegular r:id="rId4" w:fontKey="{5D8F8EC3-B905-4031-A54E-622CA3AD92CD}"/>
  </w:font>
  <w:font w:name="等线">
    <w:panose1 w:val="02010600030101010101"/>
    <w:charset w:val="86"/>
    <w:family w:val="auto"/>
    <w:pitch w:val="default"/>
    <w:sig w:usb0="A00002BF" w:usb1="38CF7CFA" w:usb2="00000016" w:usb3="00000000" w:csb0="0004000F" w:csb1="00000000"/>
    <w:embedRegular r:id="rId5" w:fontKey="{E3EF5101-53DB-4F10-9F0A-811D076C187F}"/>
  </w:font>
  <w:font w:name="微软雅黑">
    <w:panose1 w:val="020B0503020204020204"/>
    <w:charset w:val="86"/>
    <w:family w:val="swiss"/>
    <w:pitch w:val="default"/>
    <w:sig w:usb0="80000287" w:usb1="2ACF3C50" w:usb2="00000016" w:usb3="00000000" w:csb0="0004001F" w:csb1="00000000"/>
    <w:embedRegular r:id="rId6" w:fontKey="{64F6CC0E-5F2A-43D4-B26F-97283450EA0A}"/>
  </w:font>
  <w:font w:name="方正小标宋简体">
    <w:altName w:val="微软雅黑"/>
    <w:panose1 w:val="020B0604020202020204"/>
    <w:charset w:val="86"/>
    <w:family w:val="auto"/>
    <w:pitch w:val="default"/>
    <w:sig w:usb0="00000000" w:usb1="00000000" w:usb2="00000000" w:usb3="00000000" w:csb0="00040000" w:csb1="00000000"/>
    <w:embedRegular r:id="rId7" w:fontKey="{0DB3F699-6DF3-4274-9FD9-7E0A70921F54}"/>
  </w:font>
  <w:font w:name="仿宋">
    <w:panose1 w:val="02010609060101010101"/>
    <w:charset w:val="86"/>
    <w:family w:val="modern"/>
    <w:pitch w:val="default"/>
    <w:sig w:usb0="800002BF" w:usb1="38CF7CFA" w:usb2="00000016" w:usb3="00000000" w:csb0="00040001" w:csb1="00000000"/>
    <w:embedRegular r:id="rId8" w:fontKey="{7D422674-B5A1-48F9-B985-FCF07F4E4669}"/>
  </w:font>
  <w:font w:name="Cambria Math">
    <w:panose1 w:val="02040503050406030204"/>
    <w:charset w:val="00"/>
    <w:family w:val="auto"/>
    <w:pitch w:val="default"/>
    <w:sig w:usb0="E00006FF" w:usb1="420024FF" w:usb2="02000000" w:usb3="00000000" w:csb0="2000019F" w:csb1="00000000"/>
    <w:embedRegular r:id="rId9" w:fontKey="{E762777F-F413-4059-81C2-18049023BBE1}"/>
  </w:font>
  <w:font w:name="___">
    <w:altName w:val="Liberation Mono"/>
    <w:panose1 w:val="00000000000000000000"/>
    <w:charset w:val="00"/>
    <w:family w:val="auto"/>
    <w:pitch w:val="default"/>
    <w:sig w:usb0="00000000" w:usb1="00000000" w:usb2="00000000" w:usb3="00000000" w:csb0="00000000" w:csb1="00000000"/>
    <w:embedRegular r:id="rId10" w:fontKey="{68E9FB08-FFFC-4286-A2AB-CF7502B1B6F3}"/>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0960" cy="299720"/>
              <wp:effectExtent l="0" t="0" r="0" b="0"/>
              <wp:wrapNone/>
              <wp:docPr id="49" name="文本框 3"/>
              <wp:cNvGraphicFramePr/>
              <a:graphic xmlns:a="http://schemas.openxmlformats.org/drawingml/2006/main">
                <a:graphicData uri="http://schemas.microsoft.com/office/word/2010/wordprocessingShape">
                  <wps:wsp>
                    <wps:cNvSpPr txBox="1"/>
                    <wps:spPr>
                      <a:xfrm>
                        <a:off x="0" y="0"/>
                        <a:ext cx="60960" cy="299720"/>
                      </a:xfrm>
                      <a:prstGeom prst="rect">
                        <a:avLst/>
                      </a:prstGeom>
                      <a:noFill/>
                      <a:ln>
                        <a:noFill/>
                      </a:ln>
                    </wps:spPr>
                    <wps:txbx>
                      <w:txbxContent>
                        <w:sdt>
                          <w:sdtPr>
                            <w:id w:val="16517507"/>
                          </w:sdtPr>
                          <w:sdtContent>
                            <w:p>
                              <w:pPr>
                                <w:pStyle w:val="18"/>
                                <w:jc w:val="right"/>
                              </w:pPr>
                              <w:r>
                                <w:fldChar w:fldCharType="begin"/>
                              </w:r>
                              <w:r>
                                <w:instrText xml:space="preserve"> PAGE   \* MERGEFORMAT </w:instrText>
                              </w:r>
                              <w:r>
                                <w:fldChar w:fldCharType="separate"/>
                              </w:r>
                              <w:r>
                                <w:rPr>
                                  <w:lang w:val="zh-CN"/>
                                </w:rPr>
                                <w:t>1</w:t>
                              </w:r>
                              <w:r>
                                <w:rPr>
                                  <w:lang w:val="zh-CN"/>
                                </w:rPr>
                                <w:fldChar w:fldCharType="end"/>
                              </w:r>
                            </w:p>
                          </w:sdtContent>
                        </w:sdt>
                        <w:p/>
                      </w:txbxContent>
                    </wps:txbx>
                    <wps:bodyPr wrap="none" lIns="0" tIns="0" rIns="0" bIns="0" anchor="t" anchorCtr="0" upright="1">
                      <a:spAutoFit/>
                    </wps:bodyPr>
                  </wps:wsp>
                </a:graphicData>
              </a:graphic>
            </wp:anchor>
          </w:drawing>
        </mc:Choice>
        <mc:Fallback>
          <w:pict>
            <v:shape id="文本框 3" o:spid="_x0000_s1026" o:spt="202" type="#_x0000_t202" style="position:absolute;left:0pt;margin-top:0pt;height:23.6pt;width:4.8pt;mso-position-horizontal:center;mso-position-horizontal-relative:margin;mso-wrap-style:none;z-index:251660288;mso-width-relative:page;mso-height-relative:page;" filled="f" stroked="f" coordsize="21600,21600" o:gfxdata="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uP7v9EAAAACAQAADwAAAAAAAAABACAA&#10;AAAiAAAAZHJzL2Rvd25yZXYueG1sUEsBAhQAFAAAAAgAh07iQF18vrzbAQAAsAMAAA4AAAAAAAAA&#10;AQAgAAAAIAEAAGRycy9lMm9Eb2MueG1sUEsFBgAAAAAGAAYAWQEAAG0FAAAAAA==&#10;">
              <v:fill on="f" focussize="0,0"/>
              <v:stroke on="f"/>
              <v:imagedata o:title=""/>
              <o:lock v:ext="edit" aspectratio="f"/>
              <v:textbox inset="0mm,0mm,0mm,0mm" style="mso-fit-shape-to-text:t;">
                <w:txbxContent>
                  <w:sdt>
                    <w:sdtPr>
                      <w:id w:val="16517507"/>
                    </w:sdtPr>
                    <w:sdtContent>
                      <w:p>
                        <w:pPr>
                          <w:pStyle w:val="18"/>
                          <w:jc w:val="right"/>
                        </w:pPr>
                        <w:r>
                          <w:fldChar w:fldCharType="begin"/>
                        </w:r>
                        <w:r>
                          <w:instrText xml:space="preserve"> PAGE   \* MERGEFORMAT </w:instrText>
                        </w:r>
                        <w:r>
                          <w:fldChar w:fldCharType="separate"/>
                        </w:r>
                        <w:r>
                          <w:rPr>
                            <w:lang w:val="zh-CN"/>
                          </w:rPr>
                          <w:t>1</w:t>
                        </w:r>
                        <w:r>
                          <w:rPr>
                            <w:lang w:val="zh-CN"/>
                          </w:rPr>
                          <w:fldChar w:fldCharType="end"/>
                        </w:r>
                      </w:p>
                    </w:sdtContent>
                  </w:sdt>
                  <w:p/>
                </w:txbxContent>
              </v:textbox>
            </v:shape>
          </w:pict>
        </mc:Fallback>
      </mc:AlternateContent>
    </w: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76200" cy="289560"/>
              <wp:effectExtent l="0" t="0" r="0" b="0"/>
              <wp:wrapNone/>
              <wp:docPr id="48" name="文本框 2"/>
              <wp:cNvGraphicFramePr/>
              <a:graphic xmlns:a="http://schemas.openxmlformats.org/drawingml/2006/main">
                <a:graphicData uri="http://schemas.microsoft.com/office/word/2010/wordprocessingShape">
                  <wps:wsp>
                    <wps:cNvSpPr txBox="1"/>
                    <wps:spPr>
                      <a:xfrm>
                        <a:off x="0" y="0"/>
                        <a:ext cx="76200" cy="289560"/>
                      </a:xfrm>
                      <a:prstGeom prst="rect">
                        <a:avLst/>
                      </a:prstGeom>
                      <a:noFill/>
                      <a:ln>
                        <a:noFill/>
                      </a:ln>
                    </wps:spPr>
                    <wps:txbx>
                      <w:txbxContent>
                        <w:sdt>
                          <w:sdtPr>
                            <w:rPr>
                              <w:rFonts w:ascii="Arial" w:hAnsi="Arial" w:cs="Arial"/>
                            </w:rPr>
                            <w:id w:val="1925995294"/>
                          </w:sdtPr>
                          <w:sdtEndPr>
                            <w:rPr>
                              <w:rFonts w:ascii="Arial" w:hAnsi="Arial" w:cs="Arial"/>
                            </w:rPr>
                          </w:sdtEndPr>
                          <w:sdtContent>
                            <w:p>
                              <w:pPr>
                                <w:pStyle w:val="18"/>
                                <w:jc w:val="right"/>
                                <w:rPr>
                                  <w:rFonts w:ascii="Arial" w:hAnsi="Arial" w:cs="Arial"/>
                                </w:rPr>
                              </w:pP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Pr>
                                  <w:rFonts w:ascii="Arial" w:hAnsi="Arial" w:cs="Arial"/>
                                  <w:lang w:val="zh-CN"/>
                                </w:rPr>
                                <w:t>1</w:t>
                              </w:r>
                              <w:r>
                                <w:rPr>
                                  <w:rFonts w:ascii="Arial" w:hAnsi="Arial" w:cs="Arial"/>
                                  <w:lang w:val="zh-CN"/>
                                </w:rPr>
                                <w:fldChar w:fldCharType="end"/>
                              </w:r>
                            </w:p>
                          </w:sdtContent>
                        </w:sdt>
                        <w:p>
                          <w:pPr>
                            <w:rPr>
                              <w:rFonts w:ascii="Arial" w:hAnsi="Arial" w:cs="Arial"/>
                            </w:rPr>
                          </w:pPr>
                        </w:p>
                      </w:txbxContent>
                    </wps:txbx>
                    <wps:bodyPr wrap="square" lIns="0" tIns="0" rIns="0" bIns="0" anchor="t" anchorCtr="0" upright="1"/>
                  </wps:wsp>
                </a:graphicData>
              </a:graphic>
            </wp:anchor>
          </w:drawing>
        </mc:Choice>
        <mc:Fallback>
          <w:pict>
            <v:shape id="文本框 2" o:spid="_x0000_s1026" o:spt="202" type="#_x0000_t202" style="position:absolute;left:0pt;margin-top:0pt;height:22.8pt;width:6pt;mso-position-horizontal:center;mso-position-horizontal-relative:margin;z-index:251659264;mso-width-relative:page;mso-height-relative:page;" filled="f" stroked="f" coordsize="21600,21600" o:gfxdata="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709Hy0wAAAAMBAAAPAAAAAAAAAAEAIAAAACIAAABk&#10;cnMvZG93bnJldi54bWxQSwECFAAUAAAACACHTuJA/VZir9IBAACYAwAADgAAAAAAAAABACAAAAAi&#10;AQAAZHJzL2Uyb0RvYy54bWxQSwUGAAAAAAYABgBZAQAAZgUAAAAA&#10;">
              <v:fill on="f" focussize="0,0"/>
              <v:stroke on="f"/>
              <v:imagedata o:title=""/>
              <o:lock v:ext="edit" aspectratio="f"/>
              <v:textbox inset="0mm,0mm,0mm,0mm">
                <w:txbxContent>
                  <w:sdt>
                    <w:sdtPr>
                      <w:rPr>
                        <w:rFonts w:ascii="Arial" w:hAnsi="Arial" w:cs="Arial"/>
                      </w:rPr>
                      <w:id w:val="1925995294"/>
                    </w:sdtPr>
                    <w:sdtEndPr>
                      <w:rPr>
                        <w:rFonts w:ascii="Arial" w:hAnsi="Arial" w:cs="Arial"/>
                      </w:rPr>
                    </w:sdtEndPr>
                    <w:sdtContent>
                      <w:p>
                        <w:pPr>
                          <w:pStyle w:val="18"/>
                          <w:jc w:val="right"/>
                          <w:rPr>
                            <w:rFonts w:ascii="Arial" w:hAnsi="Arial" w:cs="Arial"/>
                          </w:rPr>
                        </w:pP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Pr>
                            <w:rFonts w:ascii="Arial" w:hAnsi="Arial" w:cs="Arial"/>
                            <w:lang w:val="zh-CN"/>
                          </w:rPr>
                          <w:t>1</w:t>
                        </w:r>
                        <w:r>
                          <w:rPr>
                            <w:rFonts w:ascii="Arial" w:hAnsi="Arial" w:cs="Arial"/>
                            <w:lang w:val="zh-CN"/>
                          </w:rPr>
                          <w:fldChar w:fldCharType="end"/>
                        </w:r>
                      </w:p>
                    </w:sdtContent>
                  </w:sdt>
                  <w:p>
                    <w:pPr>
                      <w:rPr>
                        <w:rFonts w:ascii="Arial" w:hAnsi="Arial" w:cs="Arial"/>
                      </w:rPr>
                    </w:pPr>
                  </w:p>
                </w:txbxContent>
              </v:textbox>
            </v:shape>
          </w:pict>
        </mc:Fallback>
      </mc:AlternateConten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2070" cy="151765"/>
              <wp:effectExtent l="0" t="0" r="0" b="0"/>
              <wp:wrapNone/>
              <wp:docPr id="50" name="文本框 1"/>
              <wp:cNvGraphicFramePr/>
              <a:graphic xmlns:a="http://schemas.openxmlformats.org/drawingml/2006/main">
                <a:graphicData uri="http://schemas.microsoft.com/office/word/2010/wordprocessingShape">
                  <wps:wsp>
                    <wps:cNvSpPr txBox="1"/>
                    <wps:spPr>
                      <a:xfrm>
                        <a:off x="0" y="0"/>
                        <a:ext cx="52070" cy="151765"/>
                      </a:xfrm>
                      <a:prstGeom prst="rect">
                        <a:avLst/>
                      </a:prstGeom>
                      <a:noFill/>
                      <a:ln>
                        <a:noFill/>
                      </a:ln>
                    </wps:spPr>
                    <wps:txbx>
                      <w:txbxContent>
                        <w:p>
                          <w:pPr>
                            <w:pStyle w:val="18"/>
                          </w:pPr>
                        </w:p>
                      </w:txbxContent>
                    </wps:txbx>
                    <wps:bodyPr wrap="none" lIns="0" tIns="0" rIns="0" bIns="0" anchor="t" anchorCtr="0" upright="1">
                      <a:spAutoFit/>
                    </wps:bodyPr>
                  </wps:wsp>
                </a:graphicData>
              </a:graphic>
            </wp:anchor>
          </w:drawing>
        </mc:Choice>
        <mc:Fallback>
          <w:pict>
            <v:shape id="文本框 1" o:spid="_x0000_s1026" o:spt="202" type="#_x0000_t202" style="position:absolute;left:0pt;margin-top:0pt;height:11.95pt;width:4.1pt;mso-position-horizontal:center;mso-position-horizontal-relative:margin;mso-wrap-style:none;z-index:251661312;mso-width-relative:page;mso-height-relative:page;" filled="f" stroked="f" coordsize="21600,21600" o:gfxdata="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QAozdAAAAACAQAADwAAAAAAAAABACAAAAAi&#10;AAAAZHJzL2Rvd25yZXYueG1sUEsBAhQAFAAAAAgAh07iQIOElyLZAQAAsAMAAA4AAAAAAAAAAQAg&#10;AAAAHwEAAGRycy9lMm9Eb2MueG1sUEsFBgAAAAAGAAYAWQEAAGoFAAAAAA==&#10;">
              <v:fill on="f" focussize="0,0"/>
              <v:stroke on="f"/>
              <v:imagedata o:title=""/>
              <o:lock v:ext="edit" aspectratio="f"/>
              <v:textbox inset="0mm,0mm,0mm,0mm" style="mso-fit-shape-to-text:t;">
                <w:txbxContent>
                  <w:p>
                    <w:pPr>
                      <w:pStyle w:val="18"/>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none" w:color="auto" w:sz="0" w:space="0"/>
        <w:left w:val="none" w:color="auto" w:sz="0" w:space="0"/>
        <w:bottom w:val="none" w:color="auto" w:sz="0" w:space="1"/>
        <w:right w:val="none" w:color="auto" w:sz="0" w:space="0"/>
      </w:pBdr>
      <w:jc w:val="right"/>
      <w:rPr>
        <w:rFonts w:eastAsia="黑体"/>
      </w:rPr>
    </w:pPr>
    <w:r>
      <w:rPr>
        <w:rFonts w:eastAsia="黑体"/>
      </w:rPr>
      <w:t>T/CNTAC ××—</w:t>
    </w:r>
    <w:r>
      <w:rPr>
        <w:rFonts w:hint="eastAsia" w:eastAsia="黑体"/>
      </w:rPr>
      <w:t>202</w:t>
    </w:r>
    <w:r>
      <w:rPr>
        <w:rFonts w:eastAsia="黑体"/>
      </w:rPr>
      <w:t>2</w:t>
    </w:r>
  </w:p>
  <w:p>
    <w:pPr>
      <w:pStyle w:val="19"/>
      <w:pBdr>
        <w:top w:val="none" w:color="auto" w:sz="0" w:space="0"/>
        <w:left w:val="none" w:color="auto" w:sz="0" w:space="0"/>
        <w:bottom w:val="none" w:color="auto" w:sz="0" w:space="1"/>
        <w:right w:val="none" w:color="auto" w:sz="0" w:space="0"/>
      </w:pBdr>
      <w:jc w:val="right"/>
      <w:rPr>
        <w:rFonts w:eastAsia="黑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jc w:val="right"/>
      <w:rPr>
        <w:rFonts w:eastAsia="黑体"/>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none" w:color="auto" w:sz="0" w:space="0"/>
        <w:left w:val="none" w:color="auto" w:sz="0" w:space="0"/>
        <w:bottom w:val="none" w:color="auto" w:sz="0" w:space="1"/>
        <w:right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none" w:color="auto" w:sz="0" w:space="0"/>
        <w:left w:val="none" w:color="auto" w:sz="0" w:space="0"/>
        <w:bottom w:val="none" w:color="auto" w:sz="0" w:space="1"/>
        <w:right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885BC"/>
    <w:multiLevelType w:val="multilevel"/>
    <w:tmpl w:val="B3D885BC"/>
    <w:lvl w:ilvl="0" w:tentative="0">
      <w:start w:val="1"/>
      <w:numFmt w:val="decimal"/>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92"/>
      <w:suff w:val="nothing"/>
      <w:lvlText w:val="%1.%2　"/>
      <w:lvlJc w:val="left"/>
      <w:pPr>
        <w:ind w:left="425" w:firstLine="0"/>
      </w:pPr>
      <w:rPr>
        <w:rFonts w:hint="eastAsia" w:ascii="黑体" w:hAnsi="Times New Roman" w:eastAsia="黑体" w:cs="Times New Roman"/>
        <w:b w:val="0"/>
        <w:bCs w:val="0"/>
        <w:i w:val="0"/>
        <w:iCs w:val="0"/>
        <w:caps w:val="0"/>
        <w:strike w:val="0"/>
        <w:dstrike w:val="0"/>
        <w:vanish w:val="0"/>
        <w:color w:val="000000"/>
        <w:spacing w:val="0"/>
        <w:kern w:val="0"/>
        <w:position w:val="0"/>
        <w:sz w:val="21"/>
        <w:szCs w:val="21"/>
        <w:u w:val="none"/>
        <w:vertAlign w:val="baseline"/>
      </w:rPr>
    </w:lvl>
    <w:lvl w:ilvl="2" w:tentative="0">
      <w:start w:val="1"/>
      <w:numFmt w:val="decimal"/>
      <w:suff w:val="nothing"/>
      <w:lvlText w:val="%1.%2.%3　"/>
      <w:lvlJc w:val="left"/>
      <w:pPr>
        <w:tabs>
          <w:tab w:val="left" w:pos="0"/>
        </w:tabs>
        <w:ind w:left="0" w:firstLine="0"/>
      </w:pPr>
      <w:rPr>
        <w:rFonts w:hint="default" w:ascii="黑体" w:hAnsi="Times New Roman" w:eastAsia="黑体"/>
        <w:b w:val="0"/>
        <w:i w:val="0"/>
        <w:color w:val="auto"/>
        <w:sz w:val="21"/>
      </w:rPr>
    </w:lvl>
    <w:lvl w:ilvl="3" w:tentative="0">
      <w:start w:val="1"/>
      <w:numFmt w:val="decimal"/>
      <w:suff w:val="nothing"/>
      <w:lvlText w:val="%1.%2.%3.%4　"/>
      <w:lvlJc w:val="left"/>
      <w:pPr>
        <w:ind w:left="1276" w:firstLine="0"/>
      </w:pPr>
      <w:rPr>
        <w:rFonts w:hint="default" w:ascii="宋体" w:hAnsi="宋体" w:eastAsia="宋体" w:cs="宋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
    <w:nsid w:val="023563AB"/>
    <w:multiLevelType w:val="multilevel"/>
    <w:tmpl w:val="023563AB"/>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
    <w:nsid w:val="030177D6"/>
    <w:multiLevelType w:val="multilevel"/>
    <w:tmpl w:val="030177D6"/>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3">
    <w:nsid w:val="079102AD"/>
    <w:multiLevelType w:val="multilevel"/>
    <w:tmpl w:val="079102AD"/>
    <w:lvl w:ilvl="0" w:tentative="0">
      <w:start w:val="1"/>
      <w:numFmt w:val="decimal"/>
      <w:pStyle w:val="104"/>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4">
    <w:nsid w:val="093C6778"/>
    <w:multiLevelType w:val="multilevel"/>
    <w:tmpl w:val="093C6778"/>
    <w:lvl w:ilvl="0" w:tentative="0">
      <w:start w:val="1"/>
      <w:numFmt w:val="decimal"/>
      <w:pStyle w:val="99"/>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9F4170B"/>
    <w:multiLevelType w:val="multilevel"/>
    <w:tmpl w:val="09F4170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0AE367E9"/>
    <w:multiLevelType w:val="multilevel"/>
    <w:tmpl w:val="0AE367E9"/>
    <w:lvl w:ilvl="0" w:tentative="0">
      <w:start w:val="1"/>
      <w:numFmt w:val="none"/>
      <w:pStyle w:val="116"/>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7">
    <w:nsid w:val="0DDE2B46"/>
    <w:multiLevelType w:val="multilevel"/>
    <w:tmpl w:val="0DDE2B46"/>
    <w:lvl w:ilvl="0" w:tentative="0">
      <w:start w:val="1"/>
      <w:numFmt w:val="lowerLetter"/>
      <w:pStyle w:val="135"/>
      <w:suff w:val="nothing"/>
      <w:lvlText w:val="%1   "/>
      <w:lvlJc w:val="left"/>
      <w:pPr>
        <w:ind w:left="544" w:hanging="181"/>
      </w:pPr>
      <w:rPr>
        <w:rFonts w:hint="eastAsia" w:ascii="宋体" w:eastAsia="宋体"/>
        <w:b w:val="0"/>
        <w:i w:val="0"/>
        <w:sz w:val="18"/>
        <w:vertAlign w:val="superscript"/>
      </w:rPr>
    </w:lvl>
    <w:lvl w:ilvl="1" w:tentative="0">
      <w:start w:val="1"/>
      <w:numFmt w:val="lowerLetter"/>
      <w:pStyle w:val="121"/>
      <w:lvlText w:val="%2"/>
      <w:lvlJc w:val="left"/>
      <w:pPr>
        <w:tabs>
          <w:tab w:val="left" w:pos="57"/>
        </w:tabs>
        <w:ind w:left="363" w:hanging="363"/>
      </w:pPr>
      <w:rPr>
        <w:rFonts w:hint="eastAsia"/>
      </w:rPr>
    </w:lvl>
    <w:lvl w:ilvl="2" w:tentative="0">
      <w:start w:val="1"/>
      <w:numFmt w:val="lowerRoman"/>
      <w:lvlText w:val="%3."/>
      <w:lvlJc w:val="right"/>
      <w:pPr>
        <w:tabs>
          <w:tab w:val="left" w:pos="57"/>
        </w:tabs>
        <w:ind w:left="363" w:hanging="363"/>
      </w:pPr>
      <w:rPr>
        <w:rFonts w:hint="eastAsia"/>
      </w:rPr>
    </w:lvl>
    <w:lvl w:ilvl="3" w:tentative="0">
      <w:start w:val="1"/>
      <w:numFmt w:val="decimal"/>
      <w:lvlText w:val="%4."/>
      <w:lvlJc w:val="left"/>
      <w:pPr>
        <w:tabs>
          <w:tab w:val="left" w:pos="57"/>
        </w:tabs>
        <w:ind w:left="363" w:hanging="363"/>
      </w:pPr>
      <w:rPr>
        <w:rFonts w:hint="eastAsia"/>
      </w:rPr>
    </w:lvl>
    <w:lvl w:ilvl="4" w:tentative="0">
      <w:start w:val="1"/>
      <w:numFmt w:val="lowerLetter"/>
      <w:lvlText w:val="%5)"/>
      <w:lvlJc w:val="left"/>
      <w:pPr>
        <w:tabs>
          <w:tab w:val="left" w:pos="57"/>
        </w:tabs>
        <w:ind w:left="363" w:hanging="363"/>
      </w:pPr>
      <w:rPr>
        <w:rFonts w:hint="eastAsia"/>
      </w:rPr>
    </w:lvl>
    <w:lvl w:ilvl="5" w:tentative="0">
      <w:start w:val="1"/>
      <w:numFmt w:val="lowerRoman"/>
      <w:lvlText w:val="%6."/>
      <w:lvlJc w:val="right"/>
      <w:pPr>
        <w:tabs>
          <w:tab w:val="left" w:pos="57"/>
        </w:tabs>
        <w:ind w:left="363" w:hanging="363"/>
      </w:pPr>
      <w:rPr>
        <w:rFonts w:hint="eastAsia"/>
      </w:rPr>
    </w:lvl>
    <w:lvl w:ilvl="6" w:tentative="0">
      <w:start w:val="1"/>
      <w:numFmt w:val="decimal"/>
      <w:lvlText w:val="%7."/>
      <w:lvlJc w:val="left"/>
      <w:pPr>
        <w:tabs>
          <w:tab w:val="left" w:pos="57"/>
        </w:tabs>
        <w:ind w:left="363" w:hanging="363"/>
      </w:pPr>
      <w:rPr>
        <w:rFonts w:hint="eastAsia"/>
      </w:rPr>
    </w:lvl>
    <w:lvl w:ilvl="7" w:tentative="0">
      <w:start w:val="1"/>
      <w:numFmt w:val="lowerLetter"/>
      <w:lvlText w:val="%8)"/>
      <w:lvlJc w:val="left"/>
      <w:pPr>
        <w:tabs>
          <w:tab w:val="left" w:pos="57"/>
        </w:tabs>
        <w:ind w:left="363" w:hanging="363"/>
      </w:pPr>
      <w:rPr>
        <w:rFonts w:hint="eastAsia"/>
      </w:rPr>
    </w:lvl>
    <w:lvl w:ilvl="8" w:tentative="0">
      <w:start w:val="1"/>
      <w:numFmt w:val="lowerRoman"/>
      <w:lvlText w:val="%9."/>
      <w:lvlJc w:val="right"/>
      <w:pPr>
        <w:tabs>
          <w:tab w:val="left" w:pos="57"/>
        </w:tabs>
        <w:ind w:left="363" w:hanging="363"/>
      </w:pPr>
      <w:rPr>
        <w:rFonts w:hint="eastAsia"/>
      </w:rPr>
    </w:lvl>
  </w:abstractNum>
  <w:abstractNum w:abstractNumId="8">
    <w:nsid w:val="15A20D9C"/>
    <w:multiLevelType w:val="multilevel"/>
    <w:tmpl w:val="15A20D9C"/>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9">
    <w:nsid w:val="16295C71"/>
    <w:multiLevelType w:val="multilevel"/>
    <w:tmpl w:val="16295C71"/>
    <w:lvl w:ilvl="0" w:tentative="0">
      <w:start w:val="1"/>
      <w:numFmt w:val="lowerLetter"/>
      <w:pStyle w:val="125"/>
      <w:lvlText w:val="%1)"/>
      <w:lvlJc w:val="left"/>
      <w:pPr>
        <w:tabs>
          <w:tab w:val="left" w:pos="840"/>
        </w:tabs>
        <w:ind w:left="839" w:hanging="419"/>
      </w:pPr>
      <w:rPr>
        <w:rFonts w:hint="eastAsia" w:ascii="宋体" w:eastAsia="宋体"/>
        <w:b w:val="0"/>
        <w:i w:val="0"/>
        <w:sz w:val="21"/>
        <w:szCs w:val="21"/>
      </w:rPr>
    </w:lvl>
    <w:lvl w:ilvl="1" w:tentative="0">
      <w:start w:val="1"/>
      <w:numFmt w:val="decimal"/>
      <w:pStyle w:val="136"/>
      <w:lvlText w:val="%2)"/>
      <w:lvlJc w:val="left"/>
      <w:pPr>
        <w:tabs>
          <w:tab w:val="left" w:pos="1260"/>
        </w:tabs>
        <w:ind w:left="1259" w:hanging="419"/>
      </w:pPr>
      <w:rPr>
        <w:rFonts w:hint="eastAsia"/>
      </w:rPr>
    </w:lvl>
    <w:lvl w:ilvl="2" w:tentative="0">
      <w:start w:val="1"/>
      <w:numFmt w:val="decimal"/>
      <w:pStyle w:val="131"/>
      <w:lvlText w:val="(%3)"/>
      <w:lvlJc w:val="left"/>
      <w:pPr>
        <w:tabs>
          <w:tab w:val="left" w:pos="0"/>
        </w:tabs>
        <w:ind w:left="1679" w:hanging="420"/>
      </w:pPr>
      <w:rPr>
        <w:rFonts w:hint="eastAsia" w:ascii="宋体" w:eastAsia="宋体"/>
        <w:b w:val="0"/>
        <w:i w:val="0"/>
        <w:sz w:val="21"/>
        <w:szCs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10">
    <w:nsid w:val="18D7231A"/>
    <w:multiLevelType w:val="multilevel"/>
    <w:tmpl w:val="18D7231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1">
    <w:nsid w:val="1A100D0B"/>
    <w:multiLevelType w:val="multilevel"/>
    <w:tmpl w:val="1A100D0B"/>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2">
    <w:nsid w:val="1DBF583A"/>
    <w:multiLevelType w:val="multilevel"/>
    <w:tmpl w:val="1DBF583A"/>
    <w:lvl w:ilvl="0" w:tentative="0">
      <w:start w:val="1"/>
      <w:numFmt w:val="decimal"/>
      <w:pStyle w:val="120"/>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13">
    <w:nsid w:val="1FC91163"/>
    <w:multiLevelType w:val="multilevel"/>
    <w:tmpl w:val="1FC91163"/>
    <w:lvl w:ilvl="0" w:tentative="0">
      <w:start w:val="1"/>
      <w:numFmt w:val="decimal"/>
      <w:pStyle w:val="91"/>
      <w:suff w:val="nothing"/>
      <w:lvlText w:val="%1　"/>
      <w:lvlJc w:val="left"/>
      <w:pPr>
        <w:ind w:left="0" w:firstLine="0"/>
      </w:pPr>
      <w:rPr>
        <w:rFonts w:hint="eastAsia" w:ascii="黑体" w:hAnsi="Times New Roman" w:eastAsia="黑体"/>
        <w:b w:val="0"/>
        <w:i w:val="0"/>
        <w:sz w:val="21"/>
        <w:szCs w:val="21"/>
      </w:rPr>
    </w:lvl>
    <w:lvl w:ilvl="1" w:tentative="0">
      <w:start w:val="1"/>
      <w:numFmt w:val="decimal"/>
      <w:suff w:val="nothing"/>
      <w:lvlText w:val="%1.%2　"/>
      <w:lvlJc w:val="left"/>
      <w:pPr>
        <w:ind w:left="0" w:firstLine="0"/>
      </w:pPr>
      <w:rPr>
        <w:rFonts w:hint="eastAsia" w:ascii="黑体" w:hAnsi="Times New Roman" w:eastAsia="黑体" w:cs="Times New Roman"/>
        <w:b w:val="0"/>
        <w:bCs w:val="0"/>
        <w:i w:val="0"/>
        <w:iCs w:val="0"/>
        <w:caps w:val="0"/>
        <w:strike w:val="0"/>
        <w:dstrike w:val="0"/>
        <w:outline w:val="0"/>
        <w:shadow w:val="0"/>
        <w:emboss w:val="0"/>
        <w:imprint w:val="0"/>
        <w:vanish w:val="0"/>
        <w:spacing w:val="0"/>
        <w:kern w:val="0"/>
        <w:position w:val="0"/>
        <w:sz w:val="21"/>
        <w:szCs w:val="21"/>
        <w:u w:val="none"/>
        <w:vertAlign w:val="baseline"/>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4">
    <w:nsid w:val="22827D5B"/>
    <w:multiLevelType w:val="multilevel"/>
    <w:tmpl w:val="22827D5B"/>
    <w:lvl w:ilvl="0" w:tentative="0">
      <w:start w:val="1"/>
      <w:numFmt w:val="none"/>
      <w:pStyle w:val="124"/>
      <w:suff w:val="nothing"/>
      <w:lvlText w:val="%1注："/>
      <w:lvlJc w:val="left"/>
      <w:pPr>
        <w:ind w:left="726" w:hanging="363"/>
      </w:pPr>
      <w:rPr>
        <w:rFonts w:hint="eastAsia" w:ascii="黑体" w:hAnsi="Times New Roman" w:eastAsia="黑体"/>
        <w:b w:val="0"/>
        <w:i w:val="0"/>
        <w:sz w:val="18"/>
      </w:rPr>
    </w:lvl>
    <w:lvl w:ilvl="1" w:tentative="0">
      <w:start w:val="1"/>
      <w:numFmt w:val="lowerLetter"/>
      <w:lvlText w:val="%2)"/>
      <w:lvlJc w:val="left"/>
      <w:pPr>
        <w:tabs>
          <w:tab w:val="left" w:pos="1140"/>
        </w:tabs>
        <w:ind w:left="726" w:hanging="363"/>
      </w:pPr>
      <w:rPr>
        <w:rFonts w:hint="eastAsia"/>
      </w:rPr>
    </w:lvl>
    <w:lvl w:ilvl="2" w:tentative="0">
      <w:start w:val="1"/>
      <w:numFmt w:val="lowerRoman"/>
      <w:lvlText w:val="%3."/>
      <w:lvlJc w:val="right"/>
      <w:pPr>
        <w:tabs>
          <w:tab w:val="left" w:pos="1140"/>
        </w:tabs>
        <w:ind w:left="726" w:hanging="363"/>
      </w:pPr>
      <w:rPr>
        <w:rFonts w:hint="eastAsia"/>
      </w:rPr>
    </w:lvl>
    <w:lvl w:ilvl="3" w:tentative="0">
      <w:start w:val="1"/>
      <w:numFmt w:val="decimal"/>
      <w:lvlText w:val="%4."/>
      <w:lvlJc w:val="left"/>
      <w:pPr>
        <w:tabs>
          <w:tab w:val="left" w:pos="1140"/>
        </w:tabs>
        <w:ind w:left="726" w:hanging="363"/>
      </w:pPr>
      <w:rPr>
        <w:rFonts w:hint="eastAsia"/>
      </w:rPr>
    </w:lvl>
    <w:lvl w:ilvl="4" w:tentative="0">
      <w:start w:val="1"/>
      <w:numFmt w:val="lowerLetter"/>
      <w:lvlText w:val="%5)"/>
      <w:lvlJc w:val="left"/>
      <w:pPr>
        <w:tabs>
          <w:tab w:val="left" w:pos="1140"/>
        </w:tabs>
        <w:ind w:left="726" w:hanging="363"/>
      </w:pPr>
      <w:rPr>
        <w:rFonts w:hint="eastAsia"/>
      </w:rPr>
    </w:lvl>
    <w:lvl w:ilvl="5" w:tentative="0">
      <w:start w:val="1"/>
      <w:numFmt w:val="lowerRoman"/>
      <w:lvlText w:val="%6."/>
      <w:lvlJc w:val="right"/>
      <w:pPr>
        <w:tabs>
          <w:tab w:val="left" w:pos="1140"/>
        </w:tabs>
        <w:ind w:left="726" w:hanging="363"/>
      </w:pPr>
      <w:rPr>
        <w:rFonts w:hint="eastAsia"/>
      </w:rPr>
    </w:lvl>
    <w:lvl w:ilvl="6" w:tentative="0">
      <w:start w:val="1"/>
      <w:numFmt w:val="decimal"/>
      <w:lvlText w:val="%7."/>
      <w:lvlJc w:val="left"/>
      <w:pPr>
        <w:tabs>
          <w:tab w:val="left" w:pos="1140"/>
        </w:tabs>
        <w:ind w:left="726" w:hanging="363"/>
      </w:pPr>
      <w:rPr>
        <w:rFonts w:hint="eastAsia"/>
      </w:rPr>
    </w:lvl>
    <w:lvl w:ilvl="7" w:tentative="0">
      <w:start w:val="1"/>
      <w:numFmt w:val="lowerLetter"/>
      <w:lvlText w:val="%8)"/>
      <w:lvlJc w:val="left"/>
      <w:pPr>
        <w:tabs>
          <w:tab w:val="left" w:pos="1140"/>
        </w:tabs>
        <w:ind w:left="726" w:hanging="363"/>
      </w:pPr>
      <w:rPr>
        <w:rFonts w:hint="eastAsia"/>
      </w:rPr>
    </w:lvl>
    <w:lvl w:ilvl="8" w:tentative="0">
      <w:start w:val="1"/>
      <w:numFmt w:val="lowerRoman"/>
      <w:lvlText w:val="%9."/>
      <w:lvlJc w:val="right"/>
      <w:pPr>
        <w:tabs>
          <w:tab w:val="left" w:pos="1140"/>
        </w:tabs>
        <w:ind w:left="726" w:hanging="363"/>
      </w:pPr>
      <w:rPr>
        <w:rFonts w:hint="eastAsia"/>
      </w:rPr>
    </w:lvl>
  </w:abstractNum>
  <w:abstractNum w:abstractNumId="15">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147"/>
      <w:lvlText w:val=""/>
      <w:lvlJc w:val="left"/>
      <w:pPr>
        <w:tabs>
          <w:tab w:val="left" w:pos="760"/>
        </w:tabs>
        <w:ind w:left="1264" w:hanging="413"/>
      </w:pPr>
      <w:rPr>
        <w:rFonts w:hint="default" w:ascii="Symbol" w:hAnsi="Symbol"/>
        <w:color w:val="auto"/>
      </w:rPr>
    </w:lvl>
    <w:lvl w:ilvl="2" w:tentative="0">
      <w:start w:val="1"/>
      <w:numFmt w:val="bullet"/>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6">
    <w:nsid w:val="3D47128A"/>
    <w:multiLevelType w:val="multilevel"/>
    <w:tmpl w:val="3D47128A"/>
    <w:lvl w:ilvl="0" w:tentative="0">
      <w:start w:val="1"/>
      <w:numFmt w:val="bullet"/>
      <w:lvlText w:val=""/>
      <w:lvlJc w:val="left"/>
      <w:pPr>
        <w:ind w:left="840" w:hanging="420"/>
      </w:pPr>
      <w:rPr>
        <w:rFonts w:hint="default" w:ascii="Wingdings" w:hAnsi="Wingdings"/>
      </w:rPr>
    </w:lvl>
    <w:lvl w:ilvl="1" w:tentative="0">
      <w:start w:val="1"/>
      <w:numFmt w:val="bullet"/>
      <w:pStyle w:val="153"/>
      <w:lvlText w:val=""/>
      <w:lvlJc w:val="left"/>
      <w:pPr>
        <w:ind w:left="1260" w:hanging="420"/>
      </w:pPr>
      <w:rPr>
        <w:rFonts w:hint="default" w:ascii="Wingdings" w:hAnsi="Wingdings"/>
      </w:rPr>
    </w:lvl>
    <w:lvl w:ilvl="2" w:tentative="0">
      <w:start w:val="1"/>
      <w:numFmt w:val="bullet"/>
      <w:pStyle w:val="140"/>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pStyle w:val="102"/>
      <w:lvlText w:val=""/>
      <w:lvlJc w:val="left"/>
      <w:pPr>
        <w:ind w:left="2520" w:hanging="420"/>
      </w:pPr>
      <w:rPr>
        <w:rFonts w:hint="default" w:ascii="Wingdings" w:hAnsi="Wingdings"/>
      </w:rPr>
    </w:lvl>
    <w:lvl w:ilvl="5" w:tentative="0">
      <w:start w:val="1"/>
      <w:numFmt w:val="bullet"/>
      <w:pStyle w:val="142"/>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3D5B11A9"/>
    <w:multiLevelType w:val="multilevel"/>
    <w:tmpl w:val="3D5B11A9"/>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8">
    <w:nsid w:val="3D733618"/>
    <w:multiLevelType w:val="multilevel"/>
    <w:tmpl w:val="3D733618"/>
    <w:lvl w:ilvl="0" w:tentative="0">
      <w:start w:val="1"/>
      <w:numFmt w:val="decimal"/>
      <w:lvlText w:val="%1)"/>
      <w:lvlJc w:val="left"/>
      <w:pPr>
        <w:tabs>
          <w:tab w:val="left" w:pos="0"/>
        </w:tabs>
        <w:ind w:left="720" w:hanging="357"/>
      </w:pPr>
      <w:rPr>
        <w:rFonts w:hint="eastAsia"/>
      </w:rPr>
    </w:lvl>
    <w:lvl w:ilvl="1" w:tentative="0">
      <w:start w:val="1"/>
      <w:numFmt w:val="lowerLetter"/>
      <w:pStyle w:val="96"/>
      <w:lvlText w:val="%2)"/>
      <w:lvlJc w:val="left"/>
      <w:pPr>
        <w:tabs>
          <w:tab w:val="left" w:pos="504"/>
        </w:tabs>
        <w:ind w:left="544" w:hanging="544"/>
      </w:pPr>
      <w:rPr>
        <w:rFonts w:hint="eastAsia"/>
      </w:rPr>
    </w:lvl>
    <w:lvl w:ilvl="2" w:tentative="0">
      <w:start w:val="1"/>
      <w:numFmt w:val="lowerRoman"/>
      <w:pStyle w:val="95"/>
      <w:lvlText w:val="%3."/>
      <w:lvlJc w:val="right"/>
      <w:pPr>
        <w:tabs>
          <w:tab w:val="left" w:pos="532"/>
        </w:tabs>
        <w:ind w:left="544" w:hanging="544"/>
      </w:pPr>
      <w:rPr>
        <w:rFonts w:hint="eastAsia"/>
      </w:rPr>
    </w:lvl>
    <w:lvl w:ilvl="3" w:tentative="0">
      <w:start w:val="1"/>
      <w:numFmt w:val="decimal"/>
      <w:pStyle w:val="111"/>
      <w:lvlText w:val="%4."/>
      <w:lvlJc w:val="left"/>
      <w:pPr>
        <w:tabs>
          <w:tab w:val="left" w:pos="560"/>
        </w:tabs>
        <w:ind w:left="544" w:hanging="544"/>
      </w:pPr>
      <w:rPr>
        <w:rFonts w:hint="eastAsia"/>
      </w:rPr>
    </w:lvl>
    <w:lvl w:ilvl="4" w:tentative="0">
      <w:start w:val="1"/>
      <w:numFmt w:val="lowerLetter"/>
      <w:pStyle w:val="110"/>
      <w:lvlText w:val="%5)"/>
      <w:lvlJc w:val="left"/>
      <w:pPr>
        <w:tabs>
          <w:tab w:val="left" w:pos="588"/>
        </w:tabs>
        <w:ind w:left="544" w:hanging="544"/>
      </w:pPr>
      <w:rPr>
        <w:rFonts w:hint="eastAsia"/>
      </w:rPr>
    </w:lvl>
    <w:lvl w:ilvl="5" w:tentative="0">
      <w:start w:val="1"/>
      <w:numFmt w:val="lowerRoman"/>
      <w:lvlText w:val="%6."/>
      <w:lvlJc w:val="right"/>
      <w:pPr>
        <w:tabs>
          <w:tab w:val="left" w:pos="616"/>
        </w:tabs>
        <w:ind w:left="544" w:hanging="544"/>
      </w:pPr>
      <w:rPr>
        <w:rFonts w:hint="eastAsia"/>
      </w:rPr>
    </w:lvl>
    <w:lvl w:ilvl="6" w:tentative="0">
      <w:start w:val="1"/>
      <w:numFmt w:val="decimal"/>
      <w:lvlText w:val="%7."/>
      <w:lvlJc w:val="left"/>
      <w:pPr>
        <w:tabs>
          <w:tab w:val="left" w:pos="644"/>
        </w:tabs>
        <w:ind w:left="544" w:hanging="544"/>
      </w:pPr>
      <w:rPr>
        <w:rFonts w:hint="eastAsia"/>
      </w:rPr>
    </w:lvl>
    <w:lvl w:ilvl="7" w:tentative="0">
      <w:start w:val="1"/>
      <w:numFmt w:val="lowerLetter"/>
      <w:lvlText w:val="%8)"/>
      <w:lvlJc w:val="left"/>
      <w:pPr>
        <w:tabs>
          <w:tab w:val="left" w:pos="672"/>
        </w:tabs>
        <w:ind w:left="544" w:hanging="544"/>
      </w:pPr>
      <w:rPr>
        <w:rFonts w:hint="eastAsia"/>
      </w:rPr>
    </w:lvl>
    <w:lvl w:ilvl="8" w:tentative="0">
      <w:start w:val="1"/>
      <w:numFmt w:val="lowerRoman"/>
      <w:lvlText w:val="%9."/>
      <w:lvlJc w:val="right"/>
      <w:pPr>
        <w:tabs>
          <w:tab w:val="left" w:pos="700"/>
        </w:tabs>
        <w:ind w:left="544" w:hanging="544"/>
      </w:pPr>
      <w:rPr>
        <w:rFonts w:hint="eastAsia"/>
      </w:rPr>
    </w:lvl>
  </w:abstractNum>
  <w:abstractNum w:abstractNumId="19">
    <w:nsid w:val="3D9C5B2E"/>
    <w:multiLevelType w:val="multilevel"/>
    <w:tmpl w:val="3D9C5B2E"/>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0">
    <w:nsid w:val="4B733A5F"/>
    <w:multiLevelType w:val="multilevel"/>
    <w:tmpl w:val="4B733A5F"/>
    <w:lvl w:ilvl="0" w:tentative="0">
      <w:start w:val="1"/>
      <w:numFmt w:val="decimal"/>
      <w:pStyle w:val="151"/>
      <w:suff w:val="nothing"/>
      <w:lvlText w:val="示例%1："/>
      <w:lvlJc w:val="left"/>
      <w:pPr>
        <w:ind w:left="0" w:firstLine="363"/>
      </w:pPr>
      <w:rPr>
        <w:rFonts w:hint="eastAsia" w:ascii="黑体" w:hAnsi="Times New Roman" w:eastAsia="黑体"/>
        <w:b w:val="0"/>
        <w:i w:val="0"/>
        <w:sz w:val="18"/>
        <w:szCs w:val="18"/>
        <w:vertAlign w:val="baseline"/>
      </w:rPr>
    </w:lvl>
    <w:lvl w:ilvl="1" w:tentative="0">
      <w:start w:val="1"/>
      <w:numFmt w:val="none"/>
      <w:pStyle w:val="145"/>
      <w:suff w:val="space"/>
      <w:lvlText w:val=""/>
      <w:lvlJc w:val="left"/>
      <w:pPr>
        <w:ind w:left="0" w:firstLine="0"/>
      </w:pPr>
      <w:rPr>
        <w:rFonts w:hint="eastAsia"/>
        <w:vertAlign w:val="baseline"/>
      </w:rPr>
    </w:lvl>
    <w:lvl w:ilvl="2" w:tentative="0">
      <w:start w:val="1"/>
      <w:numFmt w:val="decimal"/>
      <w:suff w:val="space"/>
      <w:lvlText w:val="2.2.%3"/>
      <w:lvlJc w:val="left"/>
      <w:pPr>
        <w:ind w:left="0" w:firstLine="0"/>
      </w:pPr>
      <w:rPr>
        <w:rFonts w:hint="eastAsia"/>
        <w:vertAlign w:val="baseline"/>
      </w:rPr>
    </w:lvl>
    <w:lvl w:ilvl="3" w:tentative="0">
      <w:start w:val="1"/>
      <w:numFmt w:val="decimal"/>
      <w:lvlText w:val="%4."/>
      <w:lvlJc w:val="left"/>
      <w:pPr>
        <w:tabs>
          <w:tab w:val="left" w:pos="0"/>
        </w:tabs>
        <w:ind w:left="992" w:hanging="629"/>
      </w:pPr>
      <w:rPr>
        <w:rFonts w:hint="eastAsia"/>
        <w:vertAlign w:val="baseline"/>
      </w:rPr>
    </w:lvl>
    <w:lvl w:ilvl="4" w:tentative="0">
      <w:start w:val="1"/>
      <w:numFmt w:val="lowerLetter"/>
      <w:lvlText w:val="%5)"/>
      <w:lvlJc w:val="left"/>
      <w:pPr>
        <w:tabs>
          <w:tab w:val="left" w:pos="0"/>
        </w:tabs>
        <w:ind w:left="992" w:hanging="629"/>
      </w:pPr>
      <w:rPr>
        <w:rFonts w:hint="eastAsia"/>
        <w:vertAlign w:val="baseline"/>
      </w:rPr>
    </w:lvl>
    <w:lvl w:ilvl="5" w:tentative="0">
      <w:start w:val="1"/>
      <w:numFmt w:val="lowerRoman"/>
      <w:lvlText w:val="%6."/>
      <w:lvlJc w:val="right"/>
      <w:pPr>
        <w:tabs>
          <w:tab w:val="left" w:pos="0"/>
        </w:tabs>
        <w:ind w:left="992" w:hanging="629"/>
      </w:pPr>
      <w:rPr>
        <w:rFonts w:hint="eastAsia"/>
        <w:vertAlign w:val="baseline"/>
      </w:rPr>
    </w:lvl>
    <w:lvl w:ilvl="6" w:tentative="0">
      <w:start w:val="1"/>
      <w:numFmt w:val="decimal"/>
      <w:lvlText w:val="%7."/>
      <w:lvlJc w:val="left"/>
      <w:pPr>
        <w:tabs>
          <w:tab w:val="left" w:pos="0"/>
        </w:tabs>
        <w:ind w:left="992" w:hanging="629"/>
      </w:pPr>
      <w:rPr>
        <w:rFonts w:hint="eastAsia"/>
        <w:vertAlign w:val="baseline"/>
      </w:rPr>
    </w:lvl>
    <w:lvl w:ilvl="7" w:tentative="0">
      <w:start w:val="1"/>
      <w:numFmt w:val="lowerLetter"/>
      <w:lvlText w:val="%8)"/>
      <w:lvlJc w:val="left"/>
      <w:pPr>
        <w:tabs>
          <w:tab w:val="left" w:pos="0"/>
        </w:tabs>
        <w:ind w:left="992" w:hanging="629"/>
      </w:pPr>
      <w:rPr>
        <w:rFonts w:hint="eastAsia"/>
        <w:vertAlign w:val="baseline"/>
      </w:rPr>
    </w:lvl>
    <w:lvl w:ilvl="8" w:tentative="0">
      <w:start w:val="1"/>
      <w:numFmt w:val="lowerRoman"/>
      <w:lvlText w:val="%9."/>
      <w:lvlJc w:val="right"/>
      <w:pPr>
        <w:tabs>
          <w:tab w:val="left" w:pos="0"/>
        </w:tabs>
        <w:ind w:left="992" w:hanging="629"/>
      </w:pPr>
      <w:rPr>
        <w:rFonts w:hint="eastAsia"/>
        <w:vertAlign w:val="baseline"/>
      </w:rPr>
    </w:lvl>
  </w:abstractNum>
  <w:abstractNum w:abstractNumId="21">
    <w:nsid w:val="4B9E23D5"/>
    <w:multiLevelType w:val="multilevel"/>
    <w:tmpl w:val="4B9E23D5"/>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2">
    <w:nsid w:val="4CCA1C6A"/>
    <w:multiLevelType w:val="multilevel"/>
    <w:tmpl w:val="4CCA1C6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3">
    <w:nsid w:val="53CD2578"/>
    <w:multiLevelType w:val="multilevel"/>
    <w:tmpl w:val="53CD2578"/>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4">
    <w:nsid w:val="5B633462"/>
    <w:multiLevelType w:val="multilevel"/>
    <w:tmpl w:val="5B633462"/>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5">
    <w:nsid w:val="60B55DC2"/>
    <w:multiLevelType w:val="multilevel"/>
    <w:tmpl w:val="60B55DC2"/>
    <w:lvl w:ilvl="0" w:tentative="0">
      <w:start w:val="1"/>
      <w:numFmt w:val="upperLetter"/>
      <w:pStyle w:val="101"/>
      <w:lvlText w:val="%1"/>
      <w:lvlJc w:val="left"/>
      <w:pPr>
        <w:tabs>
          <w:tab w:val="left" w:pos="0"/>
        </w:tabs>
        <w:ind w:left="0" w:hanging="425"/>
      </w:pPr>
      <w:rPr>
        <w:rFonts w:hint="eastAsia"/>
      </w:rPr>
    </w:lvl>
    <w:lvl w:ilvl="1" w:tentative="0">
      <w:start w:val="1"/>
      <w:numFmt w:val="decimal"/>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46260FA"/>
    <w:multiLevelType w:val="multilevel"/>
    <w:tmpl w:val="646260FA"/>
    <w:lvl w:ilvl="0" w:tentative="0">
      <w:start w:val="1"/>
      <w:numFmt w:val="decimal"/>
      <w:pStyle w:val="115"/>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7">
    <w:nsid w:val="657D3FBC"/>
    <w:multiLevelType w:val="multilevel"/>
    <w:tmpl w:val="657D3FBC"/>
    <w:lvl w:ilvl="0" w:tentative="0">
      <w:start w:val="1"/>
      <w:numFmt w:val="upperLetter"/>
      <w:pStyle w:val="52"/>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8">
    <w:nsid w:val="6D6C07CD"/>
    <w:multiLevelType w:val="multilevel"/>
    <w:tmpl w:val="6D6C07CD"/>
    <w:lvl w:ilvl="0" w:tentative="0">
      <w:start w:val="1"/>
      <w:numFmt w:val="lowerLetter"/>
      <w:pStyle w:val="154"/>
      <w:lvlText w:val="%1)"/>
      <w:lvlJc w:val="left"/>
      <w:pPr>
        <w:tabs>
          <w:tab w:val="left" w:pos="839"/>
        </w:tabs>
        <w:ind w:left="839" w:hanging="419"/>
      </w:pPr>
      <w:rPr>
        <w:rFonts w:hint="eastAsia" w:ascii="宋体" w:eastAsia="宋体"/>
        <w:b w:val="0"/>
        <w:i w:val="0"/>
        <w:sz w:val="21"/>
      </w:rPr>
    </w:lvl>
    <w:lvl w:ilvl="1" w:tentative="0">
      <w:start w:val="1"/>
      <w:numFmt w:val="decimal"/>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29">
    <w:nsid w:val="6DBF04F4"/>
    <w:multiLevelType w:val="multilevel"/>
    <w:tmpl w:val="6DBF04F4"/>
    <w:lvl w:ilvl="0" w:tentative="0">
      <w:start w:val="1"/>
      <w:numFmt w:val="none"/>
      <w:pStyle w:val="114"/>
      <w:suff w:val="nothing"/>
      <w:lvlText w:val="%1注："/>
      <w:lvlJc w:val="left"/>
      <w:pPr>
        <w:ind w:left="726" w:hanging="363"/>
      </w:pPr>
      <w:rPr>
        <w:rFonts w:hint="eastAsia" w:ascii="黑体" w:hAnsi="Times New Roman" w:eastAsia="黑体"/>
        <w:b w:val="0"/>
        <w:i w:val="0"/>
        <w:sz w:val="18"/>
      </w:rPr>
    </w:lvl>
    <w:lvl w:ilvl="1" w:tentative="0">
      <w:start w:val="1"/>
      <w:numFmt w:val="lowerLetter"/>
      <w:lvlText w:val="%2)"/>
      <w:lvlJc w:val="left"/>
      <w:pPr>
        <w:tabs>
          <w:tab w:val="left" w:pos="1140"/>
        </w:tabs>
        <w:ind w:left="726" w:hanging="363"/>
      </w:pPr>
      <w:rPr>
        <w:rFonts w:hint="eastAsia"/>
      </w:rPr>
    </w:lvl>
    <w:lvl w:ilvl="2" w:tentative="0">
      <w:start w:val="1"/>
      <w:numFmt w:val="lowerRoman"/>
      <w:lvlText w:val="%3."/>
      <w:lvlJc w:val="right"/>
      <w:pPr>
        <w:tabs>
          <w:tab w:val="left" w:pos="1140"/>
        </w:tabs>
        <w:ind w:left="726" w:hanging="363"/>
      </w:pPr>
      <w:rPr>
        <w:rFonts w:hint="eastAsia"/>
      </w:rPr>
    </w:lvl>
    <w:lvl w:ilvl="3" w:tentative="0">
      <w:start w:val="1"/>
      <w:numFmt w:val="decimal"/>
      <w:lvlText w:val="%4."/>
      <w:lvlJc w:val="left"/>
      <w:pPr>
        <w:tabs>
          <w:tab w:val="left" w:pos="1140"/>
        </w:tabs>
        <w:ind w:left="726" w:hanging="363"/>
      </w:pPr>
      <w:rPr>
        <w:rFonts w:hint="eastAsia"/>
      </w:rPr>
    </w:lvl>
    <w:lvl w:ilvl="4" w:tentative="0">
      <w:start w:val="1"/>
      <w:numFmt w:val="lowerLetter"/>
      <w:lvlText w:val="%5)"/>
      <w:lvlJc w:val="left"/>
      <w:pPr>
        <w:tabs>
          <w:tab w:val="left" w:pos="1140"/>
        </w:tabs>
        <w:ind w:left="726" w:hanging="363"/>
      </w:pPr>
      <w:rPr>
        <w:rFonts w:hint="eastAsia"/>
      </w:rPr>
    </w:lvl>
    <w:lvl w:ilvl="5" w:tentative="0">
      <w:start w:val="1"/>
      <w:numFmt w:val="lowerRoman"/>
      <w:lvlText w:val="%6."/>
      <w:lvlJc w:val="right"/>
      <w:pPr>
        <w:tabs>
          <w:tab w:val="left" w:pos="1140"/>
        </w:tabs>
        <w:ind w:left="726" w:hanging="363"/>
      </w:pPr>
      <w:rPr>
        <w:rFonts w:hint="eastAsia"/>
      </w:rPr>
    </w:lvl>
    <w:lvl w:ilvl="6" w:tentative="0">
      <w:start w:val="1"/>
      <w:numFmt w:val="decimal"/>
      <w:lvlText w:val="%7."/>
      <w:lvlJc w:val="left"/>
      <w:pPr>
        <w:tabs>
          <w:tab w:val="left" w:pos="1140"/>
        </w:tabs>
        <w:ind w:left="726" w:hanging="363"/>
      </w:pPr>
      <w:rPr>
        <w:rFonts w:hint="eastAsia"/>
      </w:rPr>
    </w:lvl>
    <w:lvl w:ilvl="7" w:tentative="0">
      <w:start w:val="1"/>
      <w:numFmt w:val="lowerLetter"/>
      <w:lvlText w:val="%8)"/>
      <w:lvlJc w:val="left"/>
      <w:pPr>
        <w:tabs>
          <w:tab w:val="left" w:pos="1140"/>
        </w:tabs>
        <w:ind w:left="726" w:hanging="363"/>
      </w:pPr>
      <w:rPr>
        <w:rFonts w:hint="eastAsia"/>
      </w:rPr>
    </w:lvl>
    <w:lvl w:ilvl="8" w:tentative="0">
      <w:start w:val="1"/>
      <w:numFmt w:val="lowerRoman"/>
      <w:lvlText w:val="%9."/>
      <w:lvlJc w:val="right"/>
      <w:pPr>
        <w:tabs>
          <w:tab w:val="left" w:pos="1140"/>
        </w:tabs>
        <w:ind w:left="726" w:hanging="363"/>
      </w:pPr>
      <w:rPr>
        <w:rFonts w:hint="eastAsia"/>
      </w:rPr>
    </w:lvl>
  </w:abstractNum>
  <w:num w:numId="1">
    <w:abstractNumId w:val="27"/>
  </w:num>
  <w:num w:numId="2">
    <w:abstractNumId w:val="13"/>
  </w:num>
  <w:num w:numId="3">
    <w:abstractNumId w:val="0"/>
  </w:num>
  <w:num w:numId="4">
    <w:abstractNumId w:val="18"/>
  </w:num>
  <w:num w:numId="5">
    <w:abstractNumId w:val="4"/>
  </w:num>
  <w:num w:numId="6">
    <w:abstractNumId w:val="25"/>
  </w:num>
  <w:num w:numId="7">
    <w:abstractNumId w:val="16"/>
  </w:num>
  <w:num w:numId="8">
    <w:abstractNumId w:val="3"/>
  </w:num>
  <w:num w:numId="9">
    <w:abstractNumId w:val="29"/>
  </w:num>
  <w:num w:numId="10">
    <w:abstractNumId w:val="26"/>
  </w:num>
  <w:num w:numId="11">
    <w:abstractNumId w:val="6"/>
  </w:num>
  <w:num w:numId="12">
    <w:abstractNumId w:val="12"/>
  </w:num>
  <w:num w:numId="13">
    <w:abstractNumId w:val="7"/>
  </w:num>
  <w:num w:numId="14">
    <w:abstractNumId w:val="14"/>
  </w:num>
  <w:num w:numId="15">
    <w:abstractNumId w:val="9"/>
  </w:num>
  <w:num w:numId="16">
    <w:abstractNumId w:val="20"/>
  </w:num>
  <w:num w:numId="17">
    <w:abstractNumId w:val="15"/>
  </w:num>
  <w:num w:numId="18">
    <w:abstractNumId w:val="28"/>
  </w:num>
  <w:num w:numId="19">
    <w:abstractNumId w:val="5"/>
  </w:num>
  <w:num w:numId="20">
    <w:abstractNumId w:val="22"/>
  </w:num>
  <w:num w:numId="21">
    <w:abstractNumId w:val="10"/>
  </w:num>
  <w:num w:numId="22">
    <w:abstractNumId w:val="23"/>
  </w:num>
  <w:num w:numId="23">
    <w:abstractNumId w:val="2"/>
  </w:num>
  <w:num w:numId="24">
    <w:abstractNumId w:val="1"/>
  </w:num>
  <w:num w:numId="25">
    <w:abstractNumId w:val="19"/>
  </w:num>
  <w:num w:numId="26">
    <w:abstractNumId w:val="24"/>
  </w:num>
  <w:num w:numId="27">
    <w:abstractNumId w:val="17"/>
  </w:num>
  <w:num w:numId="28">
    <w:abstractNumId w:val="11"/>
  </w:num>
  <w:num w:numId="29">
    <w:abstractNumId w:val="21"/>
  </w:num>
  <w:num w:numId="3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TrueTypeFonts/>
  <w:saveSubsetFonts/>
  <w:bordersDoNotSurroundHeader w:val="1"/>
  <w:bordersDoNotSurroundFooter w:val="1"/>
  <w:doNotTrackMoves/>
  <w:doNotTrackFormatting/>
  <w:trackRevisions w:val="1"/>
  <w:documentProtection w:enforcement="0"/>
  <w:defaultTabStop w:val="420"/>
  <w:drawingGridHorizontalSpacing w:val="21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RlYTlkNzliMTdhOWY4ZTMyMjQzNDRlNjRhYjAxZGQifQ=="/>
  </w:docVars>
  <w:rsids>
    <w:rsidRoot w:val="00D8778E"/>
    <w:rsid w:val="000008DD"/>
    <w:rsid w:val="00002290"/>
    <w:rsid w:val="000060DB"/>
    <w:rsid w:val="000063F5"/>
    <w:rsid w:val="00006A14"/>
    <w:rsid w:val="0001169F"/>
    <w:rsid w:val="0001211A"/>
    <w:rsid w:val="00014E88"/>
    <w:rsid w:val="00023082"/>
    <w:rsid w:val="00023E05"/>
    <w:rsid w:val="0002719A"/>
    <w:rsid w:val="000333A0"/>
    <w:rsid w:val="00033618"/>
    <w:rsid w:val="00033937"/>
    <w:rsid w:val="0003587B"/>
    <w:rsid w:val="0003598E"/>
    <w:rsid w:val="00036161"/>
    <w:rsid w:val="000369F6"/>
    <w:rsid w:val="00041C69"/>
    <w:rsid w:val="0004203F"/>
    <w:rsid w:val="0004334B"/>
    <w:rsid w:val="000433C1"/>
    <w:rsid w:val="00043E88"/>
    <w:rsid w:val="00044935"/>
    <w:rsid w:val="00046B95"/>
    <w:rsid w:val="00046E0B"/>
    <w:rsid w:val="00047227"/>
    <w:rsid w:val="000478B0"/>
    <w:rsid w:val="00047E0E"/>
    <w:rsid w:val="0005005F"/>
    <w:rsid w:val="0005177B"/>
    <w:rsid w:val="00054911"/>
    <w:rsid w:val="00055772"/>
    <w:rsid w:val="00056371"/>
    <w:rsid w:val="00062984"/>
    <w:rsid w:val="00064341"/>
    <w:rsid w:val="000675D8"/>
    <w:rsid w:val="000778A1"/>
    <w:rsid w:val="000778A4"/>
    <w:rsid w:val="00080EE3"/>
    <w:rsid w:val="00085388"/>
    <w:rsid w:val="00090B16"/>
    <w:rsid w:val="00091383"/>
    <w:rsid w:val="00092570"/>
    <w:rsid w:val="00092D0B"/>
    <w:rsid w:val="000949CD"/>
    <w:rsid w:val="000A0739"/>
    <w:rsid w:val="000A0891"/>
    <w:rsid w:val="000B046E"/>
    <w:rsid w:val="000B2523"/>
    <w:rsid w:val="000B26EC"/>
    <w:rsid w:val="000B39B7"/>
    <w:rsid w:val="000B4E4D"/>
    <w:rsid w:val="000B566A"/>
    <w:rsid w:val="000B671D"/>
    <w:rsid w:val="000C2D80"/>
    <w:rsid w:val="000C3467"/>
    <w:rsid w:val="000C4405"/>
    <w:rsid w:val="000C46CE"/>
    <w:rsid w:val="000C50DB"/>
    <w:rsid w:val="000C5B24"/>
    <w:rsid w:val="000C632D"/>
    <w:rsid w:val="000C696E"/>
    <w:rsid w:val="000C6EAD"/>
    <w:rsid w:val="000C79F6"/>
    <w:rsid w:val="000D2B49"/>
    <w:rsid w:val="000D3375"/>
    <w:rsid w:val="000D367F"/>
    <w:rsid w:val="000D527B"/>
    <w:rsid w:val="000E2AA0"/>
    <w:rsid w:val="000E7AE0"/>
    <w:rsid w:val="000F10A9"/>
    <w:rsid w:val="000F4AC0"/>
    <w:rsid w:val="000F4BED"/>
    <w:rsid w:val="000F6FF1"/>
    <w:rsid w:val="00100D30"/>
    <w:rsid w:val="001020E6"/>
    <w:rsid w:val="00102E3D"/>
    <w:rsid w:val="00104908"/>
    <w:rsid w:val="001061FD"/>
    <w:rsid w:val="00106EEC"/>
    <w:rsid w:val="00113DAB"/>
    <w:rsid w:val="00115B93"/>
    <w:rsid w:val="001162E2"/>
    <w:rsid w:val="00122602"/>
    <w:rsid w:val="001238EC"/>
    <w:rsid w:val="00123B18"/>
    <w:rsid w:val="00125E4C"/>
    <w:rsid w:val="00132201"/>
    <w:rsid w:val="00134BD3"/>
    <w:rsid w:val="00136059"/>
    <w:rsid w:val="001408D3"/>
    <w:rsid w:val="001440F6"/>
    <w:rsid w:val="00144F9D"/>
    <w:rsid w:val="00145CE8"/>
    <w:rsid w:val="00145F32"/>
    <w:rsid w:val="00153439"/>
    <w:rsid w:val="00153600"/>
    <w:rsid w:val="00156050"/>
    <w:rsid w:val="00157D2B"/>
    <w:rsid w:val="001600CA"/>
    <w:rsid w:val="00160912"/>
    <w:rsid w:val="00162C47"/>
    <w:rsid w:val="00163978"/>
    <w:rsid w:val="001639BC"/>
    <w:rsid w:val="00167CC8"/>
    <w:rsid w:val="0017272B"/>
    <w:rsid w:val="00174465"/>
    <w:rsid w:val="001755D3"/>
    <w:rsid w:val="00181E7B"/>
    <w:rsid w:val="001845CD"/>
    <w:rsid w:val="001849D6"/>
    <w:rsid w:val="0018694A"/>
    <w:rsid w:val="00191FBF"/>
    <w:rsid w:val="00195AC2"/>
    <w:rsid w:val="001A2755"/>
    <w:rsid w:val="001A529E"/>
    <w:rsid w:val="001B0B68"/>
    <w:rsid w:val="001B1B73"/>
    <w:rsid w:val="001B5B67"/>
    <w:rsid w:val="001B5DEF"/>
    <w:rsid w:val="001C010F"/>
    <w:rsid w:val="001C0C5D"/>
    <w:rsid w:val="001C1594"/>
    <w:rsid w:val="001C594D"/>
    <w:rsid w:val="001C7C4D"/>
    <w:rsid w:val="001D0FC7"/>
    <w:rsid w:val="001D4B39"/>
    <w:rsid w:val="001D5D53"/>
    <w:rsid w:val="001E0EC9"/>
    <w:rsid w:val="001E13D3"/>
    <w:rsid w:val="001E6407"/>
    <w:rsid w:val="001E652A"/>
    <w:rsid w:val="001E66CE"/>
    <w:rsid w:val="001E6F73"/>
    <w:rsid w:val="001E7299"/>
    <w:rsid w:val="001E741C"/>
    <w:rsid w:val="001F00B2"/>
    <w:rsid w:val="001F0217"/>
    <w:rsid w:val="001F0259"/>
    <w:rsid w:val="001F3E17"/>
    <w:rsid w:val="001F49D4"/>
    <w:rsid w:val="001F5226"/>
    <w:rsid w:val="001F6B7D"/>
    <w:rsid w:val="00201594"/>
    <w:rsid w:val="00201A98"/>
    <w:rsid w:val="00203216"/>
    <w:rsid w:val="002047E0"/>
    <w:rsid w:val="00204926"/>
    <w:rsid w:val="00213485"/>
    <w:rsid w:val="002161F6"/>
    <w:rsid w:val="00216AE9"/>
    <w:rsid w:val="00221673"/>
    <w:rsid w:val="00224770"/>
    <w:rsid w:val="00231209"/>
    <w:rsid w:val="00231262"/>
    <w:rsid w:val="002320D8"/>
    <w:rsid w:val="0023272C"/>
    <w:rsid w:val="0023411C"/>
    <w:rsid w:val="002365FC"/>
    <w:rsid w:val="002426AF"/>
    <w:rsid w:val="00243240"/>
    <w:rsid w:val="0024463C"/>
    <w:rsid w:val="0024754E"/>
    <w:rsid w:val="00247B9C"/>
    <w:rsid w:val="00251EA1"/>
    <w:rsid w:val="00254DDD"/>
    <w:rsid w:val="00257948"/>
    <w:rsid w:val="00260750"/>
    <w:rsid w:val="00261480"/>
    <w:rsid w:val="0026473F"/>
    <w:rsid w:val="00267DFF"/>
    <w:rsid w:val="00270643"/>
    <w:rsid w:val="00271EB4"/>
    <w:rsid w:val="002744AD"/>
    <w:rsid w:val="002776F7"/>
    <w:rsid w:val="00277A7D"/>
    <w:rsid w:val="0028058A"/>
    <w:rsid w:val="0028148C"/>
    <w:rsid w:val="00281981"/>
    <w:rsid w:val="00282ABA"/>
    <w:rsid w:val="00282D8D"/>
    <w:rsid w:val="0029428B"/>
    <w:rsid w:val="0029678A"/>
    <w:rsid w:val="00297581"/>
    <w:rsid w:val="002A2358"/>
    <w:rsid w:val="002A3C2B"/>
    <w:rsid w:val="002A6BC4"/>
    <w:rsid w:val="002A6D00"/>
    <w:rsid w:val="002A7956"/>
    <w:rsid w:val="002B6D29"/>
    <w:rsid w:val="002C184D"/>
    <w:rsid w:val="002D0D87"/>
    <w:rsid w:val="002D1488"/>
    <w:rsid w:val="002D15EE"/>
    <w:rsid w:val="002D25FC"/>
    <w:rsid w:val="002D3866"/>
    <w:rsid w:val="002D5740"/>
    <w:rsid w:val="002D7291"/>
    <w:rsid w:val="002D7EFA"/>
    <w:rsid w:val="002E053E"/>
    <w:rsid w:val="002E15DE"/>
    <w:rsid w:val="002E4D5C"/>
    <w:rsid w:val="002E515F"/>
    <w:rsid w:val="002F0BC2"/>
    <w:rsid w:val="002F0C1A"/>
    <w:rsid w:val="002F25F3"/>
    <w:rsid w:val="002F2D7C"/>
    <w:rsid w:val="002F54D6"/>
    <w:rsid w:val="002F6299"/>
    <w:rsid w:val="002F6502"/>
    <w:rsid w:val="002F6699"/>
    <w:rsid w:val="00305914"/>
    <w:rsid w:val="003118B7"/>
    <w:rsid w:val="00313E21"/>
    <w:rsid w:val="0032031E"/>
    <w:rsid w:val="00321EF9"/>
    <w:rsid w:val="0032263C"/>
    <w:rsid w:val="00324BF4"/>
    <w:rsid w:val="0032625B"/>
    <w:rsid w:val="00326905"/>
    <w:rsid w:val="00326B3C"/>
    <w:rsid w:val="0032764C"/>
    <w:rsid w:val="00333FE9"/>
    <w:rsid w:val="00334256"/>
    <w:rsid w:val="0033541B"/>
    <w:rsid w:val="00336F5C"/>
    <w:rsid w:val="00340066"/>
    <w:rsid w:val="00343B04"/>
    <w:rsid w:val="00343FA4"/>
    <w:rsid w:val="00344751"/>
    <w:rsid w:val="00356B44"/>
    <w:rsid w:val="00356FE6"/>
    <w:rsid w:val="003657B0"/>
    <w:rsid w:val="00373118"/>
    <w:rsid w:val="00380950"/>
    <w:rsid w:val="00382A2B"/>
    <w:rsid w:val="0038311B"/>
    <w:rsid w:val="003838B0"/>
    <w:rsid w:val="00385E04"/>
    <w:rsid w:val="00385FF9"/>
    <w:rsid w:val="003900F3"/>
    <w:rsid w:val="00391174"/>
    <w:rsid w:val="00391F10"/>
    <w:rsid w:val="00393476"/>
    <w:rsid w:val="00394C55"/>
    <w:rsid w:val="00396E8A"/>
    <w:rsid w:val="00396F3D"/>
    <w:rsid w:val="003A1185"/>
    <w:rsid w:val="003A36F3"/>
    <w:rsid w:val="003A3B9E"/>
    <w:rsid w:val="003A5CF1"/>
    <w:rsid w:val="003A7F56"/>
    <w:rsid w:val="003A7F69"/>
    <w:rsid w:val="003B17D1"/>
    <w:rsid w:val="003B7C61"/>
    <w:rsid w:val="003C3341"/>
    <w:rsid w:val="003C3819"/>
    <w:rsid w:val="003C7F17"/>
    <w:rsid w:val="003D37E0"/>
    <w:rsid w:val="003D4F9F"/>
    <w:rsid w:val="003D55F5"/>
    <w:rsid w:val="003D6C70"/>
    <w:rsid w:val="003E0A92"/>
    <w:rsid w:val="003E245D"/>
    <w:rsid w:val="003E366F"/>
    <w:rsid w:val="003E429A"/>
    <w:rsid w:val="003F2013"/>
    <w:rsid w:val="003F3AAC"/>
    <w:rsid w:val="003F5099"/>
    <w:rsid w:val="003F5616"/>
    <w:rsid w:val="00400C14"/>
    <w:rsid w:val="004031D4"/>
    <w:rsid w:val="00405AB2"/>
    <w:rsid w:val="004061F5"/>
    <w:rsid w:val="00410D22"/>
    <w:rsid w:val="00410F48"/>
    <w:rsid w:val="00411560"/>
    <w:rsid w:val="00412BA0"/>
    <w:rsid w:val="00415AD6"/>
    <w:rsid w:val="004167DA"/>
    <w:rsid w:val="00417C27"/>
    <w:rsid w:val="00421CAC"/>
    <w:rsid w:val="00425339"/>
    <w:rsid w:val="004254F5"/>
    <w:rsid w:val="0042557C"/>
    <w:rsid w:val="0042674F"/>
    <w:rsid w:val="00431C23"/>
    <w:rsid w:val="00433AE2"/>
    <w:rsid w:val="00434C88"/>
    <w:rsid w:val="00435E64"/>
    <w:rsid w:val="004419A3"/>
    <w:rsid w:val="00441A80"/>
    <w:rsid w:val="00441DAA"/>
    <w:rsid w:val="00442DB8"/>
    <w:rsid w:val="00446413"/>
    <w:rsid w:val="00450E7B"/>
    <w:rsid w:val="00455F71"/>
    <w:rsid w:val="004566C1"/>
    <w:rsid w:val="004711BA"/>
    <w:rsid w:val="004721E4"/>
    <w:rsid w:val="00472626"/>
    <w:rsid w:val="0047262F"/>
    <w:rsid w:val="0048215F"/>
    <w:rsid w:val="004825C3"/>
    <w:rsid w:val="00483F34"/>
    <w:rsid w:val="00487D5B"/>
    <w:rsid w:val="004901FA"/>
    <w:rsid w:val="0049105A"/>
    <w:rsid w:val="00491B1A"/>
    <w:rsid w:val="004925DA"/>
    <w:rsid w:val="0049478E"/>
    <w:rsid w:val="00494C10"/>
    <w:rsid w:val="00495E9A"/>
    <w:rsid w:val="00496D40"/>
    <w:rsid w:val="00496E6C"/>
    <w:rsid w:val="004976B0"/>
    <w:rsid w:val="004A1F25"/>
    <w:rsid w:val="004A290C"/>
    <w:rsid w:val="004A55BF"/>
    <w:rsid w:val="004B037E"/>
    <w:rsid w:val="004B0F00"/>
    <w:rsid w:val="004B3B19"/>
    <w:rsid w:val="004B481F"/>
    <w:rsid w:val="004B4A1A"/>
    <w:rsid w:val="004B58AF"/>
    <w:rsid w:val="004C093A"/>
    <w:rsid w:val="004C13F5"/>
    <w:rsid w:val="004C2BE7"/>
    <w:rsid w:val="004C31E6"/>
    <w:rsid w:val="004C3A51"/>
    <w:rsid w:val="004D137D"/>
    <w:rsid w:val="004D4F87"/>
    <w:rsid w:val="004E2F46"/>
    <w:rsid w:val="004E5534"/>
    <w:rsid w:val="004E5EBC"/>
    <w:rsid w:val="004E6EDA"/>
    <w:rsid w:val="004F259E"/>
    <w:rsid w:val="004F5621"/>
    <w:rsid w:val="004F5898"/>
    <w:rsid w:val="004F6AF3"/>
    <w:rsid w:val="004F76D2"/>
    <w:rsid w:val="0050026C"/>
    <w:rsid w:val="005018D4"/>
    <w:rsid w:val="00501BE7"/>
    <w:rsid w:val="005040A9"/>
    <w:rsid w:val="0051250B"/>
    <w:rsid w:val="0051358B"/>
    <w:rsid w:val="005147F6"/>
    <w:rsid w:val="005149F1"/>
    <w:rsid w:val="005203DE"/>
    <w:rsid w:val="00521D71"/>
    <w:rsid w:val="0052493C"/>
    <w:rsid w:val="00525F51"/>
    <w:rsid w:val="005271FD"/>
    <w:rsid w:val="005274A1"/>
    <w:rsid w:val="0053117A"/>
    <w:rsid w:val="00531645"/>
    <w:rsid w:val="00532C0C"/>
    <w:rsid w:val="00533EA7"/>
    <w:rsid w:val="00535065"/>
    <w:rsid w:val="00540197"/>
    <w:rsid w:val="005433C1"/>
    <w:rsid w:val="0054396F"/>
    <w:rsid w:val="005453C8"/>
    <w:rsid w:val="00550A4F"/>
    <w:rsid w:val="00551578"/>
    <w:rsid w:val="00554137"/>
    <w:rsid w:val="0055585F"/>
    <w:rsid w:val="00566310"/>
    <w:rsid w:val="005711C8"/>
    <w:rsid w:val="005727CC"/>
    <w:rsid w:val="00582577"/>
    <w:rsid w:val="0058267F"/>
    <w:rsid w:val="00583855"/>
    <w:rsid w:val="00584D89"/>
    <w:rsid w:val="005875F7"/>
    <w:rsid w:val="00591098"/>
    <w:rsid w:val="00593C92"/>
    <w:rsid w:val="005949AB"/>
    <w:rsid w:val="005953BE"/>
    <w:rsid w:val="00596ABB"/>
    <w:rsid w:val="00597166"/>
    <w:rsid w:val="005A5AFA"/>
    <w:rsid w:val="005A6473"/>
    <w:rsid w:val="005A6496"/>
    <w:rsid w:val="005A7989"/>
    <w:rsid w:val="005B0CA7"/>
    <w:rsid w:val="005B28C1"/>
    <w:rsid w:val="005B320E"/>
    <w:rsid w:val="005B6A02"/>
    <w:rsid w:val="005C4186"/>
    <w:rsid w:val="005C6458"/>
    <w:rsid w:val="005C70F0"/>
    <w:rsid w:val="005D000B"/>
    <w:rsid w:val="005D0ECA"/>
    <w:rsid w:val="005D2877"/>
    <w:rsid w:val="005D3C2E"/>
    <w:rsid w:val="005D4814"/>
    <w:rsid w:val="005D5541"/>
    <w:rsid w:val="005D69CB"/>
    <w:rsid w:val="005D7907"/>
    <w:rsid w:val="005E08C7"/>
    <w:rsid w:val="005E613D"/>
    <w:rsid w:val="005E6534"/>
    <w:rsid w:val="005E7682"/>
    <w:rsid w:val="005F067D"/>
    <w:rsid w:val="005F0930"/>
    <w:rsid w:val="005F7675"/>
    <w:rsid w:val="00602AD1"/>
    <w:rsid w:val="00606360"/>
    <w:rsid w:val="006068C7"/>
    <w:rsid w:val="00607D35"/>
    <w:rsid w:val="00610E7E"/>
    <w:rsid w:val="00613688"/>
    <w:rsid w:val="00616D35"/>
    <w:rsid w:val="00621959"/>
    <w:rsid w:val="006269F3"/>
    <w:rsid w:val="00630672"/>
    <w:rsid w:val="00631D20"/>
    <w:rsid w:val="00633021"/>
    <w:rsid w:val="006348CE"/>
    <w:rsid w:val="00635EB0"/>
    <w:rsid w:val="00640743"/>
    <w:rsid w:val="006408FF"/>
    <w:rsid w:val="00640E51"/>
    <w:rsid w:val="0064326A"/>
    <w:rsid w:val="00643716"/>
    <w:rsid w:val="006439E0"/>
    <w:rsid w:val="00646172"/>
    <w:rsid w:val="006467D1"/>
    <w:rsid w:val="00647738"/>
    <w:rsid w:val="00647870"/>
    <w:rsid w:val="00650395"/>
    <w:rsid w:val="00651D6A"/>
    <w:rsid w:val="006579DF"/>
    <w:rsid w:val="006608CE"/>
    <w:rsid w:val="00661630"/>
    <w:rsid w:val="00662773"/>
    <w:rsid w:val="0066402E"/>
    <w:rsid w:val="0066515A"/>
    <w:rsid w:val="006675D0"/>
    <w:rsid w:val="00670E3F"/>
    <w:rsid w:val="00671627"/>
    <w:rsid w:val="00672F14"/>
    <w:rsid w:val="00674A00"/>
    <w:rsid w:val="006752B9"/>
    <w:rsid w:val="00676B05"/>
    <w:rsid w:val="00677214"/>
    <w:rsid w:val="006772C2"/>
    <w:rsid w:val="00680AF2"/>
    <w:rsid w:val="00682A51"/>
    <w:rsid w:val="00686E1B"/>
    <w:rsid w:val="00694C50"/>
    <w:rsid w:val="00696E05"/>
    <w:rsid w:val="006A74F7"/>
    <w:rsid w:val="006B2468"/>
    <w:rsid w:val="006B2E1A"/>
    <w:rsid w:val="006B2F32"/>
    <w:rsid w:val="006C536E"/>
    <w:rsid w:val="006C583D"/>
    <w:rsid w:val="006C615B"/>
    <w:rsid w:val="006D033D"/>
    <w:rsid w:val="006D2D36"/>
    <w:rsid w:val="006D5787"/>
    <w:rsid w:val="006E23CF"/>
    <w:rsid w:val="006F4314"/>
    <w:rsid w:val="00700558"/>
    <w:rsid w:val="0071253A"/>
    <w:rsid w:val="00713806"/>
    <w:rsid w:val="00713A80"/>
    <w:rsid w:val="007145A0"/>
    <w:rsid w:val="007200D6"/>
    <w:rsid w:val="00722D34"/>
    <w:rsid w:val="00724691"/>
    <w:rsid w:val="0072472C"/>
    <w:rsid w:val="00725969"/>
    <w:rsid w:val="00727D74"/>
    <w:rsid w:val="0073282A"/>
    <w:rsid w:val="00734E32"/>
    <w:rsid w:val="0074184C"/>
    <w:rsid w:val="00743C30"/>
    <w:rsid w:val="00755969"/>
    <w:rsid w:val="0075645A"/>
    <w:rsid w:val="007618D1"/>
    <w:rsid w:val="00761ACD"/>
    <w:rsid w:val="00762201"/>
    <w:rsid w:val="00763D82"/>
    <w:rsid w:val="00764F06"/>
    <w:rsid w:val="00766222"/>
    <w:rsid w:val="007677A5"/>
    <w:rsid w:val="00770EAA"/>
    <w:rsid w:val="00771985"/>
    <w:rsid w:val="0077365E"/>
    <w:rsid w:val="00774EF4"/>
    <w:rsid w:val="007753C3"/>
    <w:rsid w:val="00775BC9"/>
    <w:rsid w:val="00775E11"/>
    <w:rsid w:val="0078196E"/>
    <w:rsid w:val="00782058"/>
    <w:rsid w:val="00782C5C"/>
    <w:rsid w:val="00785FB8"/>
    <w:rsid w:val="00790BB6"/>
    <w:rsid w:val="00790E89"/>
    <w:rsid w:val="00791948"/>
    <w:rsid w:val="00795EBD"/>
    <w:rsid w:val="00797846"/>
    <w:rsid w:val="007A492A"/>
    <w:rsid w:val="007A4A5A"/>
    <w:rsid w:val="007A7A99"/>
    <w:rsid w:val="007B019A"/>
    <w:rsid w:val="007B16AB"/>
    <w:rsid w:val="007B40BE"/>
    <w:rsid w:val="007B500D"/>
    <w:rsid w:val="007B6575"/>
    <w:rsid w:val="007B6C57"/>
    <w:rsid w:val="007C3971"/>
    <w:rsid w:val="007C7870"/>
    <w:rsid w:val="007D26D8"/>
    <w:rsid w:val="007D7F1F"/>
    <w:rsid w:val="007E0B22"/>
    <w:rsid w:val="007E6970"/>
    <w:rsid w:val="007F33C7"/>
    <w:rsid w:val="007F37CB"/>
    <w:rsid w:val="007F3D05"/>
    <w:rsid w:val="007F5FA3"/>
    <w:rsid w:val="007F7CDB"/>
    <w:rsid w:val="00801677"/>
    <w:rsid w:val="008077F9"/>
    <w:rsid w:val="00807CB0"/>
    <w:rsid w:val="008134E8"/>
    <w:rsid w:val="00814BB9"/>
    <w:rsid w:val="00814C83"/>
    <w:rsid w:val="00814EDC"/>
    <w:rsid w:val="00815A8B"/>
    <w:rsid w:val="008160C2"/>
    <w:rsid w:val="00816CA8"/>
    <w:rsid w:val="00817CBF"/>
    <w:rsid w:val="00817EDB"/>
    <w:rsid w:val="00823F00"/>
    <w:rsid w:val="0082437A"/>
    <w:rsid w:val="00847D08"/>
    <w:rsid w:val="00847EAC"/>
    <w:rsid w:val="00850D2C"/>
    <w:rsid w:val="00850E2D"/>
    <w:rsid w:val="00853065"/>
    <w:rsid w:val="0085672D"/>
    <w:rsid w:val="008574E3"/>
    <w:rsid w:val="008577D1"/>
    <w:rsid w:val="0086213B"/>
    <w:rsid w:val="008658A1"/>
    <w:rsid w:val="0086590A"/>
    <w:rsid w:val="00867023"/>
    <w:rsid w:val="00870597"/>
    <w:rsid w:val="008726FA"/>
    <w:rsid w:val="00873B92"/>
    <w:rsid w:val="00874EF4"/>
    <w:rsid w:val="008753C5"/>
    <w:rsid w:val="00876B6B"/>
    <w:rsid w:val="0088086F"/>
    <w:rsid w:val="00880C10"/>
    <w:rsid w:val="0088372D"/>
    <w:rsid w:val="008840FB"/>
    <w:rsid w:val="00886DBB"/>
    <w:rsid w:val="008874ED"/>
    <w:rsid w:val="0089101F"/>
    <w:rsid w:val="008913D1"/>
    <w:rsid w:val="00891569"/>
    <w:rsid w:val="00893693"/>
    <w:rsid w:val="0089631E"/>
    <w:rsid w:val="0089710A"/>
    <w:rsid w:val="008A00C0"/>
    <w:rsid w:val="008A5F16"/>
    <w:rsid w:val="008B1B9E"/>
    <w:rsid w:val="008B414B"/>
    <w:rsid w:val="008B4E8D"/>
    <w:rsid w:val="008B5CB8"/>
    <w:rsid w:val="008B70F6"/>
    <w:rsid w:val="008B7556"/>
    <w:rsid w:val="008B79AF"/>
    <w:rsid w:val="008C1C57"/>
    <w:rsid w:val="008C301F"/>
    <w:rsid w:val="008C3CA3"/>
    <w:rsid w:val="008D208B"/>
    <w:rsid w:val="008D480E"/>
    <w:rsid w:val="008D53F4"/>
    <w:rsid w:val="008D645D"/>
    <w:rsid w:val="008D69AE"/>
    <w:rsid w:val="008E0087"/>
    <w:rsid w:val="008E0E0A"/>
    <w:rsid w:val="008E24A3"/>
    <w:rsid w:val="008E66A9"/>
    <w:rsid w:val="008F3E6A"/>
    <w:rsid w:val="008F5A53"/>
    <w:rsid w:val="00900B68"/>
    <w:rsid w:val="00902F1B"/>
    <w:rsid w:val="00903411"/>
    <w:rsid w:val="00906A43"/>
    <w:rsid w:val="0091338F"/>
    <w:rsid w:val="00913A99"/>
    <w:rsid w:val="00914776"/>
    <w:rsid w:val="00914CB3"/>
    <w:rsid w:val="009156C0"/>
    <w:rsid w:val="00916659"/>
    <w:rsid w:val="00917FA6"/>
    <w:rsid w:val="00920CBE"/>
    <w:rsid w:val="00922078"/>
    <w:rsid w:val="0092243F"/>
    <w:rsid w:val="00924036"/>
    <w:rsid w:val="0092768E"/>
    <w:rsid w:val="0092769E"/>
    <w:rsid w:val="00931C96"/>
    <w:rsid w:val="0093263B"/>
    <w:rsid w:val="00934E6B"/>
    <w:rsid w:val="009351EA"/>
    <w:rsid w:val="00935BFC"/>
    <w:rsid w:val="00937C51"/>
    <w:rsid w:val="00952408"/>
    <w:rsid w:val="00952E79"/>
    <w:rsid w:val="00953686"/>
    <w:rsid w:val="00956A51"/>
    <w:rsid w:val="00961FEA"/>
    <w:rsid w:val="009622DB"/>
    <w:rsid w:val="00963992"/>
    <w:rsid w:val="009656E4"/>
    <w:rsid w:val="00972280"/>
    <w:rsid w:val="009743FE"/>
    <w:rsid w:val="00975C88"/>
    <w:rsid w:val="0098411E"/>
    <w:rsid w:val="0098688C"/>
    <w:rsid w:val="00986CAC"/>
    <w:rsid w:val="009A0F30"/>
    <w:rsid w:val="009A2FA4"/>
    <w:rsid w:val="009A37A8"/>
    <w:rsid w:val="009B3E89"/>
    <w:rsid w:val="009B4789"/>
    <w:rsid w:val="009B5123"/>
    <w:rsid w:val="009B779F"/>
    <w:rsid w:val="009C0D9F"/>
    <w:rsid w:val="009C2DCA"/>
    <w:rsid w:val="009C3C72"/>
    <w:rsid w:val="009C4602"/>
    <w:rsid w:val="009C475D"/>
    <w:rsid w:val="009D5397"/>
    <w:rsid w:val="009D55DE"/>
    <w:rsid w:val="009D6468"/>
    <w:rsid w:val="009E0121"/>
    <w:rsid w:val="009E104A"/>
    <w:rsid w:val="009E16C3"/>
    <w:rsid w:val="009E3F53"/>
    <w:rsid w:val="009E66AB"/>
    <w:rsid w:val="009F0DFD"/>
    <w:rsid w:val="009F13B0"/>
    <w:rsid w:val="009F1417"/>
    <w:rsid w:val="009F261D"/>
    <w:rsid w:val="009F3452"/>
    <w:rsid w:val="009F5C4F"/>
    <w:rsid w:val="00A02F68"/>
    <w:rsid w:val="00A038B2"/>
    <w:rsid w:val="00A03CFB"/>
    <w:rsid w:val="00A04D53"/>
    <w:rsid w:val="00A05A2E"/>
    <w:rsid w:val="00A14C1F"/>
    <w:rsid w:val="00A15580"/>
    <w:rsid w:val="00A2331C"/>
    <w:rsid w:val="00A33B2C"/>
    <w:rsid w:val="00A34AEC"/>
    <w:rsid w:val="00A40B88"/>
    <w:rsid w:val="00A417B2"/>
    <w:rsid w:val="00A452B3"/>
    <w:rsid w:val="00A503CC"/>
    <w:rsid w:val="00A50B3D"/>
    <w:rsid w:val="00A51F5E"/>
    <w:rsid w:val="00A52340"/>
    <w:rsid w:val="00A525F8"/>
    <w:rsid w:val="00A52FB3"/>
    <w:rsid w:val="00A53A41"/>
    <w:rsid w:val="00A54125"/>
    <w:rsid w:val="00A61768"/>
    <w:rsid w:val="00A627FE"/>
    <w:rsid w:val="00A65040"/>
    <w:rsid w:val="00A7009C"/>
    <w:rsid w:val="00A86305"/>
    <w:rsid w:val="00A9562E"/>
    <w:rsid w:val="00A96594"/>
    <w:rsid w:val="00AA0C95"/>
    <w:rsid w:val="00AA164C"/>
    <w:rsid w:val="00AA1816"/>
    <w:rsid w:val="00AB0883"/>
    <w:rsid w:val="00AB184E"/>
    <w:rsid w:val="00AB2488"/>
    <w:rsid w:val="00AB3BB3"/>
    <w:rsid w:val="00AB4269"/>
    <w:rsid w:val="00AB509E"/>
    <w:rsid w:val="00AC1A13"/>
    <w:rsid w:val="00AC33A6"/>
    <w:rsid w:val="00AC4F66"/>
    <w:rsid w:val="00AC63DB"/>
    <w:rsid w:val="00AC643F"/>
    <w:rsid w:val="00AD058B"/>
    <w:rsid w:val="00AD11E3"/>
    <w:rsid w:val="00AD12A0"/>
    <w:rsid w:val="00AD279F"/>
    <w:rsid w:val="00AD28B6"/>
    <w:rsid w:val="00AE07B3"/>
    <w:rsid w:val="00AE26A3"/>
    <w:rsid w:val="00AE45A6"/>
    <w:rsid w:val="00AE4AD5"/>
    <w:rsid w:val="00AE57FE"/>
    <w:rsid w:val="00AE5D0C"/>
    <w:rsid w:val="00AE794C"/>
    <w:rsid w:val="00AF4EF9"/>
    <w:rsid w:val="00B03545"/>
    <w:rsid w:val="00B04F2C"/>
    <w:rsid w:val="00B05338"/>
    <w:rsid w:val="00B05901"/>
    <w:rsid w:val="00B05E02"/>
    <w:rsid w:val="00B07A51"/>
    <w:rsid w:val="00B07D99"/>
    <w:rsid w:val="00B103F2"/>
    <w:rsid w:val="00B10745"/>
    <w:rsid w:val="00B14840"/>
    <w:rsid w:val="00B14D1B"/>
    <w:rsid w:val="00B14FC7"/>
    <w:rsid w:val="00B23FBE"/>
    <w:rsid w:val="00B24ED3"/>
    <w:rsid w:val="00B27CB8"/>
    <w:rsid w:val="00B361AB"/>
    <w:rsid w:val="00B365B0"/>
    <w:rsid w:val="00B37ED0"/>
    <w:rsid w:val="00B40B68"/>
    <w:rsid w:val="00B448CB"/>
    <w:rsid w:val="00B473E7"/>
    <w:rsid w:val="00B52255"/>
    <w:rsid w:val="00B56D46"/>
    <w:rsid w:val="00B57C5F"/>
    <w:rsid w:val="00B61C10"/>
    <w:rsid w:val="00B67BB5"/>
    <w:rsid w:val="00B7004F"/>
    <w:rsid w:val="00B71B96"/>
    <w:rsid w:val="00B75000"/>
    <w:rsid w:val="00B822B6"/>
    <w:rsid w:val="00B82A17"/>
    <w:rsid w:val="00B84AAF"/>
    <w:rsid w:val="00B85499"/>
    <w:rsid w:val="00B859D1"/>
    <w:rsid w:val="00B867E0"/>
    <w:rsid w:val="00B86D5F"/>
    <w:rsid w:val="00B930D5"/>
    <w:rsid w:val="00B93859"/>
    <w:rsid w:val="00B94009"/>
    <w:rsid w:val="00B9414C"/>
    <w:rsid w:val="00BA07F2"/>
    <w:rsid w:val="00BA5174"/>
    <w:rsid w:val="00BA71B2"/>
    <w:rsid w:val="00BB00C9"/>
    <w:rsid w:val="00BB6880"/>
    <w:rsid w:val="00BC08A9"/>
    <w:rsid w:val="00BC1040"/>
    <w:rsid w:val="00BC400D"/>
    <w:rsid w:val="00BC47D8"/>
    <w:rsid w:val="00BC4A49"/>
    <w:rsid w:val="00BC7456"/>
    <w:rsid w:val="00BD2C2D"/>
    <w:rsid w:val="00BE366C"/>
    <w:rsid w:val="00BE399E"/>
    <w:rsid w:val="00BE3D98"/>
    <w:rsid w:val="00BE5687"/>
    <w:rsid w:val="00BE59EC"/>
    <w:rsid w:val="00BE5C82"/>
    <w:rsid w:val="00BE7370"/>
    <w:rsid w:val="00BF0EAA"/>
    <w:rsid w:val="00BF3375"/>
    <w:rsid w:val="00BF431B"/>
    <w:rsid w:val="00BF5A1C"/>
    <w:rsid w:val="00BF5CA9"/>
    <w:rsid w:val="00BF5EB7"/>
    <w:rsid w:val="00BF7A9A"/>
    <w:rsid w:val="00C00019"/>
    <w:rsid w:val="00C00C72"/>
    <w:rsid w:val="00C02357"/>
    <w:rsid w:val="00C0254D"/>
    <w:rsid w:val="00C02723"/>
    <w:rsid w:val="00C02734"/>
    <w:rsid w:val="00C029DB"/>
    <w:rsid w:val="00C03593"/>
    <w:rsid w:val="00C04575"/>
    <w:rsid w:val="00C06131"/>
    <w:rsid w:val="00C10FAD"/>
    <w:rsid w:val="00C11814"/>
    <w:rsid w:val="00C12DED"/>
    <w:rsid w:val="00C12FF1"/>
    <w:rsid w:val="00C14514"/>
    <w:rsid w:val="00C15C0D"/>
    <w:rsid w:val="00C26354"/>
    <w:rsid w:val="00C33B23"/>
    <w:rsid w:val="00C368C2"/>
    <w:rsid w:val="00C37D46"/>
    <w:rsid w:val="00C44268"/>
    <w:rsid w:val="00C4693F"/>
    <w:rsid w:val="00C47D91"/>
    <w:rsid w:val="00C47F51"/>
    <w:rsid w:val="00C501DB"/>
    <w:rsid w:val="00C5311C"/>
    <w:rsid w:val="00C55A03"/>
    <w:rsid w:val="00C6131D"/>
    <w:rsid w:val="00C63CEE"/>
    <w:rsid w:val="00C65A0E"/>
    <w:rsid w:val="00C66333"/>
    <w:rsid w:val="00C66D66"/>
    <w:rsid w:val="00C71E0A"/>
    <w:rsid w:val="00C723BC"/>
    <w:rsid w:val="00C72858"/>
    <w:rsid w:val="00C72AB0"/>
    <w:rsid w:val="00C73144"/>
    <w:rsid w:val="00C7465D"/>
    <w:rsid w:val="00C81CD0"/>
    <w:rsid w:val="00C85897"/>
    <w:rsid w:val="00C87643"/>
    <w:rsid w:val="00C92CF7"/>
    <w:rsid w:val="00C971FC"/>
    <w:rsid w:val="00CA0D8F"/>
    <w:rsid w:val="00CA3AFF"/>
    <w:rsid w:val="00CA3DDB"/>
    <w:rsid w:val="00CA50F1"/>
    <w:rsid w:val="00CA62F9"/>
    <w:rsid w:val="00CB01DB"/>
    <w:rsid w:val="00CB03B1"/>
    <w:rsid w:val="00CB05DF"/>
    <w:rsid w:val="00CB2762"/>
    <w:rsid w:val="00CB4B56"/>
    <w:rsid w:val="00CB4E53"/>
    <w:rsid w:val="00CB5A8D"/>
    <w:rsid w:val="00CB7863"/>
    <w:rsid w:val="00CC02D1"/>
    <w:rsid w:val="00CC2059"/>
    <w:rsid w:val="00CC29B0"/>
    <w:rsid w:val="00CC3661"/>
    <w:rsid w:val="00CC46C3"/>
    <w:rsid w:val="00CD099B"/>
    <w:rsid w:val="00CD3DC3"/>
    <w:rsid w:val="00CD502D"/>
    <w:rsid w:val="00CD515A"/>
    <w:rsid w:val="00CD7003"/>
    <w:rsid w:val="00CE0D1D"/>
    <w:rsid w:val="00CE1493"/>
    <w:rsid w:val="00CE7F73"/>
    <w:rsid w:val="00CF01BB"/>
    <w:rsid w:val="00CF3842"/>
    <w:rsid w:val="00CF4244"/>
    <w:rsid w:val="00CF53E3"/>
    <w:rsid w:val="00CF6CA2"/>
    <w:rsid w:val="00D0103B"/>
    <w:rsid w:val="00D043E1"/>
    <w:rsid w:val="00D05A25"/>
    <w:rsid w:val="00D05B51"/>
    <w:rsid w:val="00D132B3"/>
    <w:rsid w:val="00D227CC"/>
    <w:rsid w:val="00D22E85"/>
    <w:rsid w:val="00D24CF5"/>
    <w:rsid w:val="00D26360"/>
    <w:rsid w:val="00D267EE"/>
    <w:rsid w:val="00D26BE4"/>
    <w:rsid w:val="00D345C0"/>
    <w:rsid w:val="00D36252"/>
    <w:rsid w:val="00D41806"/>
    <w:rsid w:val="00D47AC3"/>
    <w:rsid w:val="00D542C2"/>
    <w:rsid w:val="00D54AF6"/>
    <w:rsid w:val="00D6205F"/>
    <w:rsid w:val="00D63AD4"/>
    <w:rsid w:val="00D63CB3"/>
    <w:rsid w:val="00D65366"/>
    <w:rsid w:val="00D67230"/>
    <w:rsid w:val="00D70590"/>
    <w:rsid w:val="00D71E7C"/>
    <w:rsid w:val="00D71EC9"/>
    <w:rsid w:val="00D732E6"/>
    <w:rsid w:val="00D7473B"/>
    <w:rsid w:val="00D7487A"/>
    <w:rsid w:val="00D75478"/>
    <w:rsid w:val="00D76D1A"/>
    <w:rsid w:val="00D7719B"/>
    <w:rsid w:val="00D815EB"/>
    <w:rsid w:val="00D81E66"/>
    <w:rsid w:val="00D83AF9"/>
    <w:rsid w:val="00D86BF5"/>
    <w:rsid w:val="00D8778E"/>
    <w:rsid w:val="00D908DD"/>
    <w:rsid w:val="00D920F9"/>
    <w:rsid w:val="00D9372B"/>
    <w:rsid w:val="00D945B1"/>
    <w:rsid w:val="00D973E5"/>
    <w:rsid w:val="00DA026F"/>
    <w:rsid w:val="00DA0750"/>
    <w:rsid w:val="00DA29D3"/>
    <w:rsid w:val="00DA3C72"/>
    <w:rsid w:val="00DA49B2"/>
    <w:rsid w:val="00DA51DF"/>
    <w:rsid w:val="00DA69F0"/>
    <w:rsid w:val="00DB0117"/>
    <w:rsid w:val="00DB3A68"/>
    <w:rsid w:val="00DB6BEC"/>
    <w:rsid w:val="00DC07F3"/>
    <w:rsid w:val="00DC4249"/>
    <w:rsid w:val="00DC5A40"/>
    <w:rsid w:val="00DC73D1"/>
    <w:rsid w:val="00DD5333"/>
    <w:rsid w:val="00DD79D9"/>
    <w:rsid w:val="00DE1229"/>
    <w:rsid w:val="00DE5786"/>
    <w:rsid w:val="00DE57D3"/>
    <w:rsid w:val="00DE6DAC"/>
    <w:rsid w:val="00DE7EFE"/>
    <w:rsid w:val="00DF0DE7"/>
    <w:rsid w:val="00DF0E27"/>
    <w:rsid w:val="00DF2427"/>
    <w:rsid w:val="00DF48BE"/>
    <w:rsid w:val="00DF5000"/>
    <w:rsid w:val="00DF5B65"/>
    <w:rsid w:val="00E02530"/>
    <w:rsid w:val="00E06486"/>
    <w:rsid w:val="00E07488"/>
    <w:rsid w:val="00E125E4"/>
    <w:rsid w:val="00E14C43"/>
    <w:rsid w:val="00E15B42"/>
    <w:rsid w:val="00E1607D"/>
    <w:rsid w:val="00E169E8"/>
    <w:rsid w:val="00E16A50"/>
    <w:rsid w:val="00E26232"/>
    <w:rsid w:val="00E302A1"/>
    <w:rsid w:val="00E31F7F"/>
    <w:rsid w:val="00E3252F"/>
    <w:rsid w:val="00E33AD8"/>
    <w:rsid w:val="00E34638"/>
    <w:rsid w:val="00E356EF"/>
    <w:rsid w:val="00E40D10"/>
    <w:rsid w:val="00E42794"/>
    <w:rsid w:val="00E44A9B"/>
    <w:rsid w:val="00E4605D"/>
    <w:rsid w:val="00E46BAD"/>
    <w:rsid w:val="00E47BBF"/>
    <w:rsid w:val="00E50B40"/>
    <w:rsid w:val="00E546E6"/>
    <w:rsid w:val="00E55545"/>
    <w:rsid w:val="00E5640D"/>
    <w:rsid w:val="00E567EF"/>
    <w:rsid w:val="00E63F5E"/>
    <w:rsid w:val="00E701AB"/>
    <w:rsid w:val="00E73149"/>
    <w:rsid w:val="00E734A6"/>
    <w:rsid w:val="00E7505E"/>
    <w:rsid w:val="00E75EFC"/>
    <w:rsid w:val="00E7694C"/>
    <w:rsid w:val="00E879F9"/>
    <w:rsid w:val="00EA11E2"/>
    <w:rsid w:val="00EA1310"/>
    <w:rsid w:val="00EA1CE1"/>
    <w:rsid w:val="00EA424E"/>
    <w:rsid w:val="00EA4C8F"/>
    <w:rsid w:val="00EA4F37"/>
    <w:rsid w:val="00EA5031"/>
    <w:rsid w:val="00EA5417"/>
    <w:rsid w:val="00EB29FE"/>
    <w:rsid w:val="00EB2E75"/>
    <w:rsid w:val="00EB3A5A"/>
    <w:rsid w:val="00EB3CA2"/>
    <w:rsid w:val="00EB47BE"/>
    <w:rsid w:val="00EB523A"/>
    <w:rsid w:val="00EB5243"/>
    <w:rsid w:val="00EC228C"/>
    <w:rsid w:val="00EC408A"/>
    <w:rsid w:val="00EC43D4"/>
    <w:rsid w:val="00EC6E67"/>
    <w:rsid w:val="00ED077D"/>
    <w:rsid w:val="00ED129C"/>
    <w:rsid w:val="00ED6954"/>
    <w:rsid w:val="00EF2EBD"/>
    <w:rsid w:val="00EF3162"/>
    <w:rsid w:val="00EF5482"/>
    <w:rsid w:val="00EF6967"/>
    <w:rsid w:val="00F0414E"/>
    <w:rsid w:val="00F100F7"/>
    <w:rsid w:val="00F10FED"/>
    <w:rsid w:val="00F12054"/>
    <w:rsid w:val="00F1336F"/>
    <w:rsid w:val="00F15B4F"/>
    <w:rsid w:val="00F17101"/>
    <w:rsid w:val="00F21E91"/>
    <w:rsid w:val="00F22226"/>
    <w:rsid w:val="00F26308"/>
    <w:rsid w:val="00F27E64"/>
    <w:rsid w:val="00F30AE0"/>
    <w:rsid w:val="00F30B1F"/>
    <w:rsid w:val="00F32F27"/>
    <w:rsid w:val="00F338B4"/>
    <w:rsid w:val="00F34E5B"/>
    <w:rsid w:val="00F35E54"/>
    <w:rsid w:val="00F37C80"/>
    <w:rsid w:val="00F4098A"/>
    <w:rsid w:val="00F40BE6"/>
    <w:rsid w:val="00F40C72"/>
    <w:rsid w:val="00F41D37"/>
    <w:rsid w:val="00F45381"/>
    <w:rsid w:val="00F463F0"/>
    <w:rsid w:val="00F468A4"/>
    <w:rsid w:val="00F46FEA"/>
    <w:rsid w:val="00F47488"/>
    <w:rsid w:val="00F51121"/>
    <w:rsid w:val="00F54B8D"/>
    <w:rsid w:val="00F61C76"/>
    <w:rsid w:val="00F65FF5"/>
    <w:rsid w:val="00F66B65"/>
    <w:rsid w:val="00F67755"/>
    <w:rsid w:val="00F70A65"/>
    <w:rsid w:val="00F71E04"/>
    <w:rsid w:val="00F72586"/>
    <w:rsid w:val="00F72698"/>
    <w:rsid w:val="00F72A39"/>
    <w:rsid w:val="00F777A2"/>
    <w:rsid w:val="00F871AF"/>
    <w:rsid w:val="00F907A2"/>
    <w:rsid w:val="00F93552"/>
    <w:rsid w:val="00F97F4A"/>
    <w:rsid w:val="00FA0B3C"/>
    <w:rsid w:val="00FA3A60"/>
    <w:rsid w:val="00FA4FEC"/>
    <w:rsid w:val="00FB18CD"/>
    <w:rsid w:val="00FB2736"/>
    <w:rsid w:val="00FB3A81"/>
    <w:rsid w:val="00FC0071"/>
    <w:rsid w:val="00FC04C7"/>
    <w:rsid w:val="00FC28DF"/>
    <w:rsid w:val="00FC4E42"/>
    <w:rsid w:val="00FD395E"/>
    <w:rsid w:val="00FD4C3C"/>
    <w:rsid w:val="00FE3ABD"/>
    <w:rsid w:val="00FE4151"/>
    <w:rsid w:val="00FE50F3"/>
    <w:rsid w:val="00FE5C8F"/>
    <w:rsid w:val="00FE7EF6"/>
    <w:rsid w:val="00FF06C1"/>
    <w:rsid w:val="00FF54DB"/>
    <w:rsid w:val="00FF5F63"/>
    <w:rsid w:val="00FF780E"/>
    <w:rsid w:val="036A4A96"/>
    <w:rsid w:val="039F3FD7"/>
    <w:rsid w:val="03D474E7"/>
    <w:rsid w:val="05424F42"/>
    <w:rsid w:val="06190600"/>
    <w:rsid w:val="06EA61B0"/>
    <w:rsid w:val="09B42FC2"/>
    <w:rsid w:val="0BE809C0"/>
    <w:rsid w:val="0C964CB3"/>
    <w:rsid w:val="0E3A3B28"/>
    <w:rsid w:val="0F0D7012"/>
    <w:rsid w:val="0FD43DF7"/>
    <w:rsid w:val="12F86082"/>
    <w:rsid w:val="14EC6E9D"/>
    <w:rsid w:val="15CA005E"/>
    <w:rsid w:val="17CB3B59"/>
    <w:rsid w:val="18E4003E"/>
    <w:rsid w:val="19751973"/>
    <w:rsid w:val="1A3A44DD"/>
    <w:rsid w:val="1D927BC0"/>
    <w:rsid w:val="1F5951DE"/>
    <w:rsid w:val="1F7037C9"/>
    <w:rsid w:val="1FF64ED6"/>
    <w:rsid w:val="20BB26A2"/>
    <w:rsid w:val="21103355"/>
    <w:rsid w:val="21254E3E"/>
    <w:rsid w:val="237C55D4"/>
    <w:rsid w:val="24020ED9"/>
    <w:rsid w:val="28BC28FC"/>
    <w:rsid w:val="29403D01"/>
    <w:rsid w:val="2ACC29B2"/>
    <w:rsid w:val="2DD179EC"/>
    <w:rsid w:val="2E7F0604"/>
    <w:rsid w:val="2EAE5CA9"/>
    <w:rsid w:val="2EE63202"/>
    <w:rsid w:val="2F186D7C"/>
    <w:rsid w:val="30F70ADA"/>
    <w:rsid w:val="33664A9C"/>
    <w:rsid w:val="340927D7"/>
    <w:rsid w:val="34603279"/>
    <w:rsid w:val="36163157"/>
    <w:rsid w:val="361C4F44"/>
    <w:rsid w:val="3C351AA4"/>
    <w:rsid w:val="3FC62AAE"/>
    <w:rsid w:val="47102AF0"/>
    <w:rsid w:val="4A0654E5"/>
    <w:rsid w:val="4A1A2588"/>
    <w:rsid w:val="4B866031"/>
    <w:rsid w:val="4CBF4D74"/>
    <w:rsid w:val="4EBB12D3"/>
    <w:rsid w:val="535254A6"/>
    <w:rsid w:val="538A0B2B"/>
    <w:rsid w:val="546A2EFB"/>
    <w:rsid w:val="546F7B31"/>
    <w:rsid w:val="58981D6C"/>
    <w:rsid w:val="58EA7C95"/>
    <w:rsid w:val="5BA93C61"/>
    <w:rsid w:val="5C20719F"/>
    <w:rsid w:val="5DB14797"/>
    <w:rsid w:val="5FC34642"/>
    <w:rsid w:val="5FD92AEC"/>
    <w:rsid w:val="632539B8"/>
    <w:rsid w:val="649B5A47"/>
    <w:rsid w:val="67230DE1"/>
    <w:rsid w:val="67747C2A"/>
    <w:rsid w:val="68815319"/>
    <w:rsid w:val="68A308C7"/>
    <w:rsid w:val="6D161E65"/>
    <w:rsid w:val="6EE36E37"/>
    <w:rsid w:val="6EF75965"/>
    <w:rsid w:val="7075530E"/>
    <w:rsid w:val="733013A1"/>
    <w:rsid w:val="74B412F6"/>
    <w:rsid w:val="74C4091E"/>
    <w:rsid w:val="761014DF"/>
    <w:rsid w:val="76CB1D00"/>
    <w:rsid w:val="7AFD191F"/>
    <w:rsid w:val="7C3113C1"/>
    <w:rsid w:val="7D3C4D49"/>
    <w:rsid w:val="7DDB1C1C"/>
    <w:rsid w:val="7F0D1726"/>
    <w:rsid w:val="7F9B0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Arial Unicode MS"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unhideWhenUsed="0" w:uiPriority="39" w:semiHidden="0" w:name="toc 1"/>
    <w:lsdException w:uiPriority="39" w:semiHidden="0" w:name="toc 2"/>
    <w:lsdException w:unhideWhenUsed="0" w:uiPriority="39" w:semiHidden="0" w:name="toc 3"/>
    <w:lsdException w:unhideWhenUsed="0" w:uiPriority="39" w:semiHidden="0" w:name="toc 4"/>
    <w:lsdException w:unhideWhenUsed="0" w:uiPriority="0" w:name="toc 5"/>
    <w:lsdException w:qFormat="1" w:unhideWhenUsed="0" w:uiPriority="0" w:name="toc 6"/>
    <w:lsdException w:unhideWhenUsed="0" w:uiPriority="0" w:name="toc 7"/>
    <w:lsdException w:qFormat="1" w:unhideWhenUsed="0" w:uiPriority="0" w:name="toc 8"/>
    <w:lsdException w:unhideWhenUsed="0" w:uiPriority="0" w:name="toc 9"/>
    <w:lsdException w:uiPriority="99" w:name="Normal Indent"/>
    <w:lsdException w:qFormat="1" w:unhideWhenUsed="0" w:uiPriority="0" w:semiHidden="0" w:name="footnote text"/>
    <w:lsdException w:qFormat="1" w:uiPriority="99" w:name="annotation text"/>
    <w:lsdException w:qFormat="1" w:uiPriority="0" w:semiHidden="0" w:name="header"/>
    <w:lsdException w:qFormat="1" w:uiPriority="0" w:semiHidden="0" w:name="footer"/>
    <w:lsdException w:qFormat="1"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semiHidden="0" w:name="annotation reference"/>
    <w:lsdException w:uiPriority="99" w:name="line number"/>
    <w:lsdException w:qFormat="1" w:unhideWhenUsed="0" w:uiPriority="0" w:semiHidden="0" w:name="page number"/>
    <w:lsdException w:qFormat="1" w:uiPriority="0" w:name="endnote reference"/>
    <w:lsdException w:qFormat="1"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Bdr>
        <w:top w:val="none" w:color="auto" w:sz="0" w:space="1"/>
        <w:left w:val="none" w:color="auto" w:sz="0" w:space="4"/>
        <w:bottom w:val="none" w:color="auto" w:sz="0" w:space="1"/>
        <w:right w:val="none" w:color="auto" w:sz="0" w:space="4"/>
      </w:pBdr>
      <w:snapToGrid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44"/>
    <w:qFormat/>
    <w:uiPriority w:val="0"/>
    <w:pPr>
      <w:keepNext/>
      <w:keepLines/>
      <w:spacing w:before="340" w:after="330" w:line="578" w:lineRule="auto"/>
      <w:outlineLvl w:val="0"/>
    </w:pPr>
    <w:rPr>
      <w:b/>
      <w:bCs/>
      <w:kern w:val="44"/>
      <w:sz w:val="44"/>
      <w:szCs w:val="44"/>
    </w:rPr>
  </w:style>
  <w:style w:type="character" w:default="1" w:styleId="36">
    <w:name w:val="Default Paragraph Font"/>
    <w:semiHidden/>
    <w:unhideWhenUsed/>
    <w:qFormat/>
    <w:uiPriority w:val="1"/>
  </w:style>
  <w:style w:type="table" w:default="1" w:styleId="34">
    <w:name w:val="Normal Table"/>
    <w:semiHidden/>
    <w:unhideWhenUsed/>
    <w:uiPriority w:val="99"/>
    <w:tblPr>
      <w:tblCellMar>
        <w:top w:w="0" w:type="dxa"/>
        <w:left w:w="108" w:type="dxa"/>
        <w:bottom w:w="0" w:type="dxa"/>
        <w:right w:w="108" w:type="dxa"/>
      </w:tblCellMar>
    </w:tblPr>
  </w:style>
  <w:style w:type="paragraph" w:styleId="3">
    <w:name w:val="toc 7"/>
    <w:basedOn w:val="1"/>
    <w:next w:val="1"/>
    <w:semiHidden/>
    <w:uiPriority w:val="0"/>
    <w:pPr>
      <w:pBdr>
        <w:top w:val="none" w:color="auto" w:sz="0" w:space="0"/>
        <w:left w:val="none" w:color="auto" w:sz="0" w:space="0"/>
        <w:bottom w:val="none" w:color="auto" w:sz="0" w:space="0"/>
        <w:right w:val="none" w:color="auto" w:sz="0" w:space="0"/>
      </w:pBdr>
      <w:tabs>
        <w:tab w:val="right" w:leader="dot" w:pos="9241"/>
      </w:tabs>
      <w:snapToGrid/>
      <w:ind w:firstLine="505" w:firstLineChars="500"/>
      <w:jc w:val="left"/>
    </w:pPr>
    <w:rPr>
      <w:rFonts w:ascii="宋体"/>
      <w:szCs w:val="21"/>
    </w:rPr>
  </w:style>
  <w:style w:type="paragraph" w:styleId="4">
    <w:name w:val="index 8"/>
    <w:basedOn w:val="1"/>
    <w:next w:val="1"/>
    <w:qFormat/>
    <w:uiPriority w:val="0"/>
    <w:pPr>
      <w:pBdr>
        <w:top w:val="none" w:color="auto" w:sz="0" w:space="0"/>
        <w:left w:val="none" w:color="auto" w:sz="0" w:space="0"/>
        <w:bottom w:val="none" w:color="auto" w:sz="0" w:space="0"/>
        <w:right w:val="none" w:color="auto" w:sz="0" w:space="0"/>
      </w:pBdr>
      <w:snapToGrid/>
      <w:ind w:left="1680" w:hanging="210"/>
      <w:jc w:val="left"/>
    </w:pPr>
    <w:rPr>
      <w:rFonts w:ascii="Calibri" w:hAnsi="Calibri"/>
      <w:sz w:val="20"/>
      <w:szCs w:val="20"/>
    </w:rPr>
  </w:style>
  <w:style w:type="paragraph" w:styleId="5">
    <w:name w:val="caption"/>
    <w:basedOn w:val="1"/>
    <w:next w:val="1"/>
    <w:qFormat/>
    <w:uiPriority w:val="0"/>
    <w:pPr>
      <w:pBdr>
        <w:top w:val="none" w:color="auto" w:sz="0" w:space="0"/>
        <w:left w:val="none" w:color="auto" w:sz="0" w:space="0"/>
        <w:bottom w:val="none" w:color="auto" w:sz="0" w:space="0"/>
        <w:right w:val="none" w:color="auto" w:sz="0" w:space="0"/>
      </w:pBdr>
      <w:snapToGrid/>
      <w:spacing w:before="152" w:after="160"/>
    </w:pPr>
    <w:rPr>
      <w:rFonts w:ascii="Arial" w:hAnsi="Arial" w:eastAsia="黑体" w:cs="Arial"/>
      <w:sz w:val="20"/>
      <w:szCs w:val="20"/>
    </w:rPr>
  </w:style>
  <w:style w:type="paragraph" w:styleId="6">
    <w:name w:val="index 5"/>
    <w:basedOn w:val="1"/>
    <w:next w:val="1"/>
    <w:uiPriority w:val="0"/>
    <w:pPr>
      <w:pBdr>
        <w:top w:val="none" w:color="auto" w:sz="0" w:space="0"/>
        <w:left w:val="none" w:color="auto" w:sz="0" w:space="0"/>
        <w:bottom w:val="none" w:color="auto" w:sz="0" w:space="0"/>
        <w:right w:val="none" w:color="auto" w:sz="0" w:space="0"/>
      </w:pBdr>
      <w:snapToGrid/>
      <w:ind w:left="1050" w:hanging="210"/>
      <w:jc w:val="left"/>
    </w:pPr>
    <w:rPr>
      <w:rFonts w:ascii="Calibri" w:hAnsi="Calibri"/>
      <w:sz w:val="20"/>
      <w:szCs w:val="20"/>
    </w:rPr>
  </w:style>
  <w:style w:type="paragraph" w:styleId="7">
    <w:name w:val="Document Map"/>
    <w:basedOn w:val="1"/>
    <w:link w:val="85"/>
    <w:semiHidden/>
    <w:qFormat/>
    <w:uiPriority w:val="0"/>
    <w:pPr>
      <w:pBdr>
        <w:top w:val="none" w:color="auto" w:sz="0" w:space="0"/>
        <w:left w:val="none" w:color="auto" w:sz="0" w:space="0"/>
        <w:bottom w:val="none" w:color="auto" w:sz="0" w:space="0"/>
        <w:right w:val="none" w:color="auto" w:sz="0" w:space="0"/>
      </w:pBdr>
      <w:shd w:val="clear" w:color="auto" w:fill="000080"/>
      <w:snapToGrid/>
    </w:pPr>
    <w:rPr>
      <w:szCs w:val="24"/>
    </w:rPr>
  </w:style>
  <w:style w:type="paragraph" w:styleId="8">
    <w:name w:val="annotation text"/>
    <w:basedOn w:val="1"/>
    <w:link w:val="81"/>
    <w:semiHidden/>
    <w:unhideWhenUsed/>
    <w:qFormat/>
    <w:uiPriority w:val="99"/>
    <w:pPr>
      <w:jc w:val="left"/>
    </w:pPr>
  </w:style>
  <w:style w:type="paragraph" w:styleId="9">
    <w:name w:val="index 6"/>
    <w:basedOn w:val="1"/>
    <w:next w:val="1"/>
    <w:qFormat/>
    <w:uiPriority w:val="0"/>
    <w:pPr>
      <w:pBdr>
        <w:top w:val="none" w:color="auto" w:sz="0" w:space="0"/>
        <w:left w:val="none" w:color="auto" w:sz="0" w:space="0"/>
        <w:bottom w:val="none" w:color="auto" w:sz="0" w:space="0"/>
        <w:right w:val="none" w:color="auto" w:sz="0" w:space="0"/>
      </w:pBdr>
      <w:snapToGrid/>
      <w:ind w:left="1260" w:hanging="210"/>
      <w:jc w:val="left"/>
    </w:pPr>
    <w:rPr>
      <w:rFonts w:ascii="Calibri" w:hAnsi="Calibri"/>
      <w:sz w:val="20"/>
      <w:szCs w:val="20"/>
    </w:rPr>
  </w:style>
  <w:style w:type="paragraph" w:styleId="10">
    <w:name w:val="index 4"/>
    <w:basedOn w:val="1"/>
    <w:next w:val="1"/>
    <w:qFormat/>
    <w:uiPriority w:val="0"/>
    <w:pPr>
      <w:pBdr>
        <w:top w:val="none" w:color="auto" w:sz="0" w:space="0"/>
        <w:left w:val="none" w:color="auto" w:sz="0" w:space="0"/>
        <w:bottom w:val="none" w:color="auto" w:sz="0" w:space="0"/>
        <w:right w:val="none" w:color="auto" w:sz="0" w:space="0"/>
      </w:pBdr>
      <w:snapToGrid/>
      <w:ind w:left="840" w:hanging="210"/>
      <w:jc w:val="left"/>
    </w:pPr>
    <w:rPr>
      <w:rFonts w:ascii="Calibri" w:hAnsi="Calibri"/>
      <w:sz w:val="20"/>
      <w:szCs w:val="20"/>
    </w:rPr>
  </w:style>
  <w:style w:type="paragraph" w:styleId="11">
    <w:name w:val="toc 5"/>
    <w:basedOn w:val="1"/>
    <w:next w:val="1"/>
    <w:semiHidden/>
    <w:uiPriority w:val="0"/>
    <w:pPr>
      <w:pBdr>
        <w:top w:val="none" w:color="auto" w:sz="0" w:space="0"/>
        <w:left w:val="none" w:color="auto" w:sz="0" w:space="0"/>
        <w:bottom w:val="none" w:color="auto" w:sz="0" w:space="0"/>
        <w:right w:val="none" w:color="auto" w:sz="0" w:space="0"/>
      </w:pBdr>
      <w:tabs>
        <w:tab w:val="right" w:leader="dot" w:pos="9241"/>
      </w:tabs>
      <w:snapToGrid/>
      <w:ind w:firstLine="300" w:firstLineChars="300"/>
      <w:jc w:val="left"/>
    </w:pPr>
    <w:rPr>
      <w:rFonts w:ascii="宋体"/>
      <w:szCs w:val="21"/>
    </w:rPr>
  </w:style>
  <w:style w:type="paragraph" w:styleId="12">
    <w:name w:val="toc 3"/>
    <w:basedOn w:val="1"/>
    <w:next w:val="1"/>
    <w:uiPriority w:val="39"/>
    <w:pPr>
      <w:pBdr>
        <w:top w:val="none" w:color="auto" w:sz="0" w:space="0"/>
        <w:left w:val="none" w:color="auto" w:sz="0" w:space="0"/>
        <w:bottom w:val="none" w:color="auto" w:sz="0" w:space="0"/>
        <w:right w:val="none" w:color="auto" w:sz="0" w:space="0"/>
      </w:pBdr>
      <w:tabs>
        <w:tab w:val="right" w:leader="dot" w:pos="9241"/>
      </w:tabs>
      <w:snapToGrid/>
      <w:ind w:firstLine="102" w:firstLineChars="100"/>
      <w:jc w:val="left"/>
    </w:pPr>
    <w:rPr>
      <w:rFonts w:ascii="宋体"/>
      <w:szCs w:val="21"/>
    </w:rPr>
  </w:style>
  <w:style w:type="paragraph" w:styleId="13">
    <w:name w:val="Plain Text"/>
    <w:basedOn w:val="1"/>
    <w:link w:val="77"/>
    <w:qFormat/>
    <w:uiPriority w:val="0"/>
    <w:rPr>
      <w:rFonts w:ascii="宋体" w:hAnsi="Courier New" w:cs="Courier New"/>
      <w:szCs w:val="21"/>
    </w:rPr>
  </w:style>
  <w:style w:type="paragraph" w:styleId="14">
    <w:name w:val="toc 8"/>
    <w:basedOn w:val="1"/>
    <w:next w:val="1"/>
    <w:semiHidden/>
    <w:qFormat/>
    <w:uiPriority w:val="0"/>
    <w:pPr>
      <w:pBdr>
        <w:top w:val="none" w:color="auto" w:sz="0" w:space="0"/>
        <w:left w:val="none" w:color="auto" w:sz="0" w:space="0"/>
        <w:bottom w:val="none" w:color="auto" w:sz="0" w:space="0"/>
        <w:right w:val="none" w:color="auto" w:sz="0" w:space="0"/>
      </w:pBdr>
      <w:tabs>
        <w:tab w:val="right" w:leader="dot" w:pos="9241"/>
      </w:tabs>
      <w:snapToGrid/>
      <w:ind w:firstLine="607" w:firstLineChars="600"/>
      <w:jc w:val="left"/>
    </w:pPr>
    <w:rPr>
      <w:rFonts w:ascii="宋体"/>
      <w:szCs w:val="21"/>
    </w:rPr>
  </w:style>
  <w:style w:type="paragraph" w:styleId="15">
    <w:name w:val="index 3"/>
    <w:basedOn w:val="1"/>
    <w:next w:val="1"/>
    <w:qFormat/>
    <w:uiPriority w:val="0"/>
    <w:pPr>
      <w:pBdr>
        <w:top w:val="none" w:color="auto" w:sz="0" w:space="0"/>
        <w:left w:val="none" w:color="auto" w:sz="0" w:space="0"/>
        <w:bottom w:val="none" w:color="auto" w:sz="0" w:space="0"/>
        <w:right w:val="none" w:color="auto" w:sz="0" w:space="0"/>
      </w:pBdr>
      <w:snapToGrid/>
      <w:ind w:left="630" w:hanging="210"/>
      <w:jc w:val="left"/>
    </w:pPr>
    <w:rPr>
      <w:rFonts w:ascii="Calibri" w:hAnsi="Calibri"/>
      <w:sz w:val="20"/>
      <w:szCs w:val="20"/>
    </w:rPr>
  </w:style>
  <w:style w:type="paragraph" w:styleId="16">
    <w:name w:val="endnote text"/>
    <w:basedOn w:val="1"/>
    <w:link w:val="83"/>
    <w:semiHidden/>
    <w:unhideWhenUsed/>
    <w:qFormat/>
    <w:uiPriority w:val="0"/>
    <w:pPr>
      <w:jc w:val="left"/>
    </w:pPr>
  </w:style>
  <w:style w:type="paragraph" w:styleId="17">
    <w:name w:val="Balloon Text"/>
    <w:basedOn w:val="1"/>
    <w:semiHidden/>
    <w:qFormat/>
    <w:uiPriority w:val="0"/>
    <w:rPr>
      <w:sz w:val="18"/>
      <w:szCs w:val="18"/>
    </w:rPr>
  </w:style>
  <w:style w:type="paragraph" w:styleId="18">
    <w:name w:val="footer"/>
    <w:basedOn w:val="1"/>
    <w:link w:val="70"/>
    <w:unhideWhenUsed/>
    <w:qFormat/>
    <w:uiPriority w:val="0"/>
    <w:pPr>
      <w:tabs>
        <w:tab w:val="center" w:pos="4153"/>
        <w:tab w:val="right" w:pos="8306"/>
      </w:tabs>
      <w:jc w:val="left"/>
    </w:pPr>
    <w:rPr>
      <w:sz w:val="18"/>
      <w:szCs w:val="18"/>
    </w:rPr>
  </w:style>
  <w:style w:type="paragraph" w:styleId="19">
    <w:name w:val="header"/>
    <w:basedOn w:val="1"/>
    <w:link w:val="69"/>
    <w:unhideWhenUsed/>
    <w:qFormat/>
    <w:uiPriority w:val="0"/>
    <w:pPr>
      <w:pBdr>
        <w:bottom w:val="single" w:color="auto" w:sz="6" w:space="1"/>
      </w:pBdr>
      <w:tabs>
        <w:tab w:val="center" w:pos="4153"/>
        <w:tab w:val="right" w:pos="8306"/>
      </w:tabs>
      <w:jc w:val="center"/>
    </w:pPr>
    <w:rPr>
      <w:sz w:val="18"/>
      <w:szCs w:val="18"/>
    </w:rPr>
  </w:style>
  <w:style w:type="paragraph" w:styleId="20">
    <w:name w:val="toc 1"/>
    <w:basedOn w:val="1"/>
    <w:next w:val="1"/>
    <w:uiPriority w:val="39"/>
    <w:pPr>
      <w:pBdr>
        <w:top w:val="none" w:color="auto" w:sz="0" w:space="0"/>
        <w:left w:val="none" w:color="auto" w:sz="0" w:space="0"/>
        <w:bottom w:val="none" w:color="auto" w:sz="0" w:space="0"/>
        <w:right w:val="none" w:color="auto" w:sz="0" w:space="0"/>
      </w:pBdr>
      <w:tabs>
        <w:tab w:val="right" w:leader="dot" w:pos="9241"/>
      </w:tabs>
      <w:snapToGrid/>
      <w:spacing w:before="25" w:beforeLines="25" w:after="25" w:afterLines="25"/>
      <w:jc w:val="left"/>
    </w:pPr>
    <w:rPr>
      <w:rFonts w:ascii="宋体"/>
      <w:szCs w:val="21"/>
    </w:rPr>
  </w:style>
  <w:style w:type="paragraph" w:styleId="21">
    <w:name w:val="toc 4"/>
    <w:basedOn w:val="1"/>
    <w:next w:val="1"/>
    <w:uiPriority w:val="39"/>
    <w:pPr>
      <w:pBdr>
        <w:top w:val="none" w:color="auto" w:sz="0" w:space="0"/>
        <w:left w:val="none" w:color="auto" w:sz="0" w:space="0"/>
        <w:bottom w:val="none" w:color="auto" w:sz="0" w:space="0"/>
        <w:right w:val="none" w:color="auto" w:sz="0" w:space="0"/>
      </w:pBdr>
      <w:tabs>
        <w:tab w:val="right" w:leader="dot" w:pos="9241"/>
      </w:tabs>
      <w:snapToGrid/>
      <w:ind w:firstLine="198" w:firstLineChars="200"/>
      <w:jc w:val="left"/>
    </w:pPr>
    <w:rPr>
      <w:rFonts w:ascii="宋体"/>
      <w:szCs w:val="21"/>
    </w:rPr>
  </w:style>
  <w:style w:type="paragraph" w:styleId="22">
    <w:name w:val="index heading"/>
    <w:basedOn w:val="1"/>
    <w:next w:val="23"/>
    <w:qFormat/>
    <w:uiPriority w:val="0"/>
    <w:pPr>
      <w:pBdr>
        <w:top w:val="none" w:color="auto" w:sz="0" w:space="0"/>
        <w:left w:val="none" w:color="auto" w:sz="0" w:space="0"/>
        <w:bottom w:val="none" w:color="auto" w:sz="0" w:space="0"/>
        <w:right w:val="none" w:color="auto" w:sz="0" w:space="0"/>
      </w:pBdr>
      <w:snapToGrid/>
      <w:spacing w:before="120" w:after="120"/>
      <w:jc w:val="center"/>
    </w:pPr>
    <w:rPr>
      <w:rFonts w:ascii="Calibri" w:hAnsi="Calibri"/>
      <w:b/>
      <w:bCs/>
      <w:iCs/>
      <w:szCs w:val="20"/>
    </w:rPr>
  </w:style>
  <w:style w:type="paragraph" w:styleId="23">
    <w:name w:val="index 1"/>
    <w:basedOn w:val="1"/>
    <w:next w:val="1"/>
    <w:unhideWhenUsed/>
    <w:qFormat/>
    <w:uiPriority w:val="0"/>
  </w:style>
  <w:style w:type="paragraph" w:styleId="24">
    <w:name w:val="footnote text"/>
    <w:basedOn w:val="1"/>
    <w:link w:val="86"/>
    <w:qFormat/>
    <w:uiPriority w:val="0"/>
    <w:pPr>
      <w:pBdr>
        <w:top w:val="none" w:color="auto" w:sz="0" w:space="0"/>
        <w:left w:val="none" w:color="auto" w:sz="0" w:space="0"/>
        <w:bottom w:val="none" w:color="auto" w:sz="0" w:space="0"/>
        <w:right w:val="none" w:color="auto" w:sz="0" w:space="0"/>
      </w:pBdr>
      <w:tabs>
        <w:tab w:val="left" w:pos="0"/>
      </w:tabs>
      <w:jc w:val="left"/>
    </w:pPr>
    <w:rPr>
      <w:rFonts w:ascii="宋体"/>
      <w:sz w:val="18"/>
      <w:szCs w:val="18"/>
    </w:rPr>
  </w:style>
  <w:style w:type="paragraph" w:styleId="25">
    <w:name w:val="toc 6"/>
    <w:basedOn w:val="1"/>
    <w:next w:val="1"/>
    <w:semiHidden/>
    <w:qFormat/>
    <w:uiPriority w:val="0"/>
    <w:pPr>
      <w:pBdr>
        <w:top w:val="none" w:color="auto" w:sz="0" w:space="0"/>
        <w:left w:val="none" w:color="auto" w:sz="0" w:space="0"/>
        <w:bottom w:val="none" w:color="auto" w:sz="0" w:space="0"/>
        <w:right w:val="none" w:color="auto" w:sz="0" w:space="0"/>
      </w:pBdr>
      <w:tabs>
        <w:tab w:val="right" w:leader="dot" w:pos="9241"/>
      </w:tabs>
      <w:snapToGrid/>
      <w:ind w:firstLine="403" w:firstLineChars="400"/>
      <w:jc w:val="left"/>
    </w:pPr>
    <w:rPr>
      <w:rFonts w:ascii="宋体"/>
      <w:szCs w:val="21"/>
    </w:rPr>
  </w:style>
  <w:style w:type="paragraph" w:styleId="26">
    <w:name w:val="index 7"/>
    <w:basedOn w:val="1"/>
    <w:next w:val="1"/>
    <w:qFormat/>
    <w:uiPriority w:val="0"/>
    <w:pPr>
      <w:pBdr>
        <w:top w:val="none" w:color="auto" w:sz="0" w:space="0"/>
        <w:left w:val="none" w:color="auto" w:sz="0" w:space="0"/>
        <w:bottom w:val="none" w:color="auto" w:sz="0" w:space="0"/>
        <w:right w:val="none" w:color="auto" w:sz="0" w:space="0"/>
      </w:pBdr>
      <w:snapToGrid/>
      <w:ind w:left="1470" w:hanging="210"/>
      <w:jc w:val="left"/>
    </w:pPr>
    <w:rPr>
      <w:rFonts w:ascii="Calibri" w:hAnsi="Calibri"/>
      <w:sz w:val="20"/>
      <w:szCs w:val="20"/>
    </w:rPr>
  </w:style>
  <w:style w:type="paragraph" w:styleId="27">
    <w:name w:val="index 9"/>
    <w:basedOn w:val="1"/>
    <w:next w:val="1"/>
    <w:uiPriority w:val="0"/>
    <w:pPr>
      <w:pBdr>
        <w:top w:val="none" w:color="auto" w:sz="0" w:space="0"/>
        <w:left w:val="none" w:color="auto" w:sz="0" w:space="0"/>
        <w:bottom w:val="none" w:color="auto" w:sz="0" w:space="0"/>
        <w:right w:val="none" w:color="auto" w:sz="0" w:space="0"/>
      </w:pBdr>
      <w:snapToGrid/>
      <w:ind w:left="1890" w:hanging="210"/>
      <w:jc w:val="left"/>
    </w:pPr>
    <w:rPr>
      <w:rFonts w:ascii="Calibri" w:hAnsi="Calibri"/>
      <w:sz w:val="20"/>
      <w:szCs w:val="20"/>
    </w:rPr>
  </w:style>
  <w:style w:type="paragraph" w:styleId="28">
    <w:name w:val="toc 2"/>
    <w:basedOn w:val="1"/>
    <w:next w:val="1"/>
    <w:unhideWhenUsed/>
    <w:uiPriority w:val="39"/>
    <w:pPr>
      <w:ind w:left="420" w:leftChars="200"/>
    </w:pPr>
  </w:style>
  <w:style w:type="paragraph" w:styleId="29">
    <w:name w:val="toc 9"/>
    <w:basedOn w:val="1"/>
    <w:next w:val="1"/>
    <w:semiHidden/>
    <w:uiPriority w:val="0"/>
    <w:pPr>
      <w:pBdr>
        <w:top w:val="none" w:color="auto" w:sz="0" w:space="0"/>
        <w:left w:val="none" w:color="auto" w:sz="0" w:space="0"/>
        <w:bottom w:val="none" w:color="auto" w:sz="0" w:space="0"/>
        <w:right w:val="none" w:color="auto" w:sz="0" w:space="0"/>
      </w:pBdr>
      <w:snapToGrid/>
      <w:ind w:left="1470"/>
      <w:jc w:val="left"/>
    </w:pPr>
    <w:rPr>
      <w:sz w:val="20"/>
      <w:szCs w:val="20"/>
    </w:rPr>
  </w:style>
  <w:style w:type="paragraph" w:styleId="30">
    <w:name w:val="HTML Preformatted"/>
    <w:basedOn w:val="1"/>
    <w:link w:val="8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32">
    <w:name w:val="index 2"/>
    <w:basedOn w:val="1"/>
    <w:next w:val="1"/>
    <w:qFormat/>
    <w:uiPriority w:val="0"/>
    <w:pPr>
      <w:pBdr>
        <w:top w:val="none" w:color="auto" w:sz="0" w:space="0"/>
        <w:left w:val="none" w:color="auto" w:sz="0" w:space="0"/>
        <w:bottom w:val="none" w:color="auto" w:sz="0" w:space="0"/>
        <w:right w:val="none" w:color="auto" w:sz="0" w:space="0"/>
      </w:pBdr>
      <w:snapToGrid/>
      <w:ind w:left="420" w:hanging="210"/>
      <w:jc w:val="left"/>
    </w:pPr>
    <w:rPr>
      <w:rFonts w:ascii="Calibri" w:hAnsi="Calibri"/>
      <w:sz w:val="20"/>
      <w:szCs w:val="20"/>
    </w:rPr>
  </w:style>
  <w:style w:type="paragraph" w:styleId="33">
    <w:name w:val="annotation subject"/>
    <w:basedOn w:val="8"/>
    <w:next w:val="8"/>
    <w:link w:val="82"/>
    <w:semiHidden/>
    <w:unhideWhenUsed/>
    <w:qFormat/>
    <w:uiPriority w:val="99"/>
    <w:rPr>
      <w:b/>
      <w:bCs/>
    </w:rPr>
  </w:style>
  <w:style w:type="table" w:styleId="35">
    <w:name w:val="Table Grid"/>
    <w:basedOn w:val="34"/>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7">
    <w:name w:val="endnote reference"/>
    <w:basedOn w:val="36"/>
    <w:semiHidden/>
    <w:unhideWhenUsed/>
    <w:qFormat/>
    <w:uiPriority w:val="0"/>
    <w:rPr>
      <w:vertAlign w:val="superscript"/>
    </w:rPr>
  </w:style>
  <w:style w:type="character" w:styleId="38">
    <w:name w:val="page number"/>
    <w:qFormat/>
    <w:uiPriority w:val="0"/>
    <w:rPr>
      <w:rFonts w:ascii="Times New Roman" w:hAnsi="Times New Roman" w:eastAsia="宋体"/>
      <w:sz w:val="18"/>
    </w:rPr>
  </w:style>
  <w:style w:type="character" w:styleId="39">
    <w:name w:val="FollowedHyperlink"/>
    <w:qFormat/>
    <w:uiPriority w:val="0"/>
    <w:rPr>
      <w:color w:val="800080"/>
      <w:u w:val="single"/>
    </w:rPr>
  </w:style>
  <w:style w:type="character" w:styleId="40">
    <w:name w:val="Emphasis"/>
    <w:basedOn w:val="36"/>
    <w:qFormat/>
    <w:uiPriority w:val="20"/>
    <w:rPr>
      <w:i/>
      <w:iCs/>
    </w:rPr>
  </w:style>
  <w:style w:type="character" w:styleId="41">
    <w:name w:val="Hyperlink"/>
    <w:basedOn w:val="36"/>
    <w:unhideWhenUsed/>
    <w:qFormat/>
    <w:uiPriority w:val="99"/>
    <w:rPr>
      <w:color w:val="0000FF"/>
      <w:u w:val="single"/>
    </w:rPr>
  </w:style>
  <w:style w:type="character" w:styleId="42">
    <w:name w:val="annotation reference"/>
    <w:basedOn w:val="36"/>
    <w:unhideWhenUsed/>
    <w:qFormat/>
    <w:uiPriority w:val="99"/>
    <w:rPr>
      <w:sz w:val="21"/>
      <w:szCs w:val="21"/>
    </w:rPr>
  </w:style>
  <w:style w:type="character" w:styleId="43">
    <w:name w:val="footnote reference"/>
    <w:semiHidden/>
    <w:qFormat/>
    <w:uiPriority w:val="0"/>
    <w:rPr>
      <w:vertAlign w:val="superscript"/>
    </w:rPr>
  </w:style>
  <w:style w:type="character" w:customStyle="1" w:styleId="44">
    <w:name w:val="Heading 1 Char"/>
    <w:basedOn w:val="36"/>
    <w:link w:val="2"/>
    <w:qFormat/>
    <w:uiPriority w:val="0"/>
    <w:rPr>
      <w:rFonts w:ascii="Times New Roman" w:hAnsi="Times New Roman"/>
      <w:b/>
      <w:bCs/>
      <w:kern w:val="44"/>
      <w:sz w:val="44"/>
      <w:szCs w:val="44"/>
    </w:rPr>
  </w:style>
  <w:style w:type="character" w:customStyle="1" w:styleId="45">
    <w:name w:val="段 Char"/>
    <w:link w:val="46"/>
    <w:qFormat/>
    <w:uiPriority w:val="0"/>
    <w:rPr>
      <w:rFonts w:ascii="宋体"/>
      <w:kern w:val="2"/>
      <w:sz w:val="21"/>
      <w:szCs w:val="22"/>
      <w:lang w:val="en-US" w:eastAsia="zh-CN" w:bidi="ar-SA"/>
    </w:rPr>
  </w:style>
  <w:style w:type="paragraph" w:customStyle="1" w:styleId="46">
    <w:name w:val="段"/>
    <w:link w:val="45"/>
    <w:qFormat/>
    <w:uiPriority w:val="0"/>
    <w:pPr>
      <w:tabs>
        <w:tab w:val="center" w:pos="4201"/>
        <w:tab w:val="right" w:leader="dot" w:pos="9298"/>
      </w:tabs>
      <w:autoSpaceDE w:val="0"/>
      <w:autoSpaceDN w:val="0"/>
      <w:ind w:firstLine="420" w:firstLineChars="200"/>
      <w:jc w:val="both"/>
    </w:pPr>
    <w:rPr>
      <w:rFonts w:ascii="宋体" w:hAnsi="Calibri" w:eastAsia="宋体" w:cs="Times New Roman"/>
      <w:kern w:val="2"/>
      <w:sz w:val="21"/>
      <w:szCs w:val="22"/>
      <w:lang w:val="en-US" w:eastAsia="zh-CN" w:bidi="ar-SA"/>
    </w:rPr>
  </w:style>
  <w:style w:type="paragraph" w:customStyle="1" w:styleId="47">
    <w:name w:val="前言、引言标题"/>
    <w:next w:val="46"/>
    <w:qFormat/>
    <w:uiPriority w:val="0"/>
    <w:pPr>
      <w:keepNext/>
      <w:pageBreakBefore/>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48">
    <w:name w:val="封面标准名称"/>
    <w:qFormat/>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49">
    <w:name w:val="附录表标号"/>
    <w:basedOn w:val="1"/>
    <w:next w:val="46"/>
    <w:qFormat/>
    <w:uiPriority w:val="0"/>
    <w:pPr>
      <w:spacing w:line="14" w:lineRule="exact"/>
      <w:ind w:left="811" w:hanging="448"/>
      <w:jc w:val="center"/>
      <w:outlineLvl w:val="0"/>
    </w:pPr>
    <w:rPr>
      <w:color w:val="FFFFFF"/>
      <w:szCs w:val="24"/>
    </w:rPr>
  </w:style>
  <w:style w:type="paragraph" w:customStyle="1" w:styleId="50">
    <w:name w:val="封面一致性程度标识"/>
    <w:basedOn w:val="51"/>
    <w:qFormat/>
    <w:uiPriority w:val="0"/>
    <w:pPr>
      <w:spacing w:before="440"/>
    </w:pPr>
    <w:rPr>
      <w:rFonts w:ascii="宋体" w:eastAsia="宋体"/>
    </w:rPr>
  </w:style>
  <w:style w:type="paragraph" w:customStyle="1" w:styleId="51">
    <w:name w:val="封面标准英文名称"/>
    <w:basedOn w:val="48"/>
    <w:qFormat/>
    <w:uiPriority w:val="0"/>
    <w:pPr>
      <w:spacing w:before="370" w:line="400" w:lineRule="exact"/>
    </w:pPr>
    <w:rPr>
      <w:rFonts w:ascii="Times New Roman"/>
      <w:sz w:val="28"/>
      <w:szCs w:val="28"/>
    </w:rPr>
  </w:style>
  <w:style w:type="paragraph" w:customStyle="1" w:styleId="52">
    <w:name w:val="章标题"/>
    <w:next w:val="46"/>
    <w:qFormat/>
    <w:uiPriority w:val="0"/>
    <w:pPr>
      <w:numPr>
        <w:ilvl w:val="0"/>
        <w:numId w:val="1"/>
      </w:numPr>
      <w:spacing w:beforeLines="100" w:afterLines="100"/>
      <w:jc w:val="both"/>
      <w:outlineLvl w:val="1"/>
    </w:pPr>
    <w:rPr>
      <w:rFonts w:ascii="黑体" w:hAnsi="Times New Roman" w:eastAsia="黑体" w:cs="Times New Roman"/>
      <w:sz w:val="21"/>
      <w:lang w:val="en-US" w:eastAsia="zh-CN" w:bidi="ar-SA"/>
    </w:rPr>
  </w:style>
  <w:style w:type="paragraph" w:customStyle="1" w:styleId="53">
    <w:name w:val="标准书眉_奇数页"/>
    <w:next w:val="1"/>
    <w:qFormat/>
    <w:uiPriority w:val="0"/>
    <w:pPr>
      <w:tabs>
        <w:tab w:val="center" w:pos="4154"/>
        <w:tab w:val="right" w:pos="8306"/>
      </w:tabs>
      <w:spacing w:after="220"/>
      <w:jc w:val="right"/>
    </w:pPr>
    <w:rPr>
      <w:rFonts w:ascii="黑体" w:hAnsi="Times New Roman" w:eastAsia="黑体" w:cs="Times New Roman"/>
      <w:sz w:val="21"/>
      <w:szCs w:val="21"/>
      <w:lang w:val="en-US" w:eastAsia="zh-CN" w:bidi="ar-SA"/>
    </w:rPr>
  </w:style>
  <w:style w:type="paragraph" w:customStyle="1" w:styleId="54">
    <w:name w:val="文献分类号"/>
    <w:qFormat/>
    <w:uiPriority w:val="0"/>
    <w:pPr>
      <w:widowControl w:val="0"/>
      <w:textAlignment w:val="center"/>
    </w:pPr>
    <w:rPr>
      <w:rFonts w:ascii="黑体" w:hAnsi="Times New Roman" w:eastAsia="黑体" w:cs="Times New Roman"/>
      <w:sz w:val="21"/>
      <w:szCs w:val="21"/>
      <w:lang w:val="en-US" w:eastAsia="zh-CN" w:bidi="ar-SA"/>
    </w:rPr>
  </w:style>
  <w:style w:type="paragraph" w:customStyle="1" w:styleId="55">
    <w:name w:val="标准标志"/>
    <w:next w:val="1"/>
    <w:qFormat/>
    <w:uiPriority w:val="0"/>
    <w:pPr>
      <w:shd w:val="solid" w:color="FFFFFF" w:fill="FFFFFF"/>
      <w:spacing w:line="0" w:lineRule="atLeast"/>
      <w:jc w:val="right"/>
    </w:pPr>
    <w:rPr>
      <w:rFonts w:ascii="Times New Roman" w:hAnsi="Times New Roman" w:eastAsia="宋体" w:cs="Times New Roman"/>
      <w:b/>
      <w:w w:val="170"/>
      <w:sz w:val="96"/>
      <w:szCs w:val="96"/>
      <w:lang w:val="en-US" w:eastAsia="zh-CN" w:bidi="ar-SA"/>
    </w:rPr>
  </w:style>
  <w:style w:type="paragraph" w:customStyle="1" w:styleId="56">
    <w:name w:val="封面标准文稿编辑信息"/>
    <w:basedOn w:val="57"/>
    <w:qFormat/>
    <w:uiPriority w:val="0"/>
    <w:pPr>
      <w:spacing w:before="180" w:line="180" w:lineRule="exact"/>
    </w:pPr>
    <w:rPr>
      <w:sz w:val="21"/>
    </w:rPr>
  </w:style>
  <w:style w:type="paragraph" w:customStyle="1" w:styleId="57">
    <w:name w:val="封面标准文稿类别"/>
    <w:basedOn w:val="50"/>
    <w:qFormat/>
    <w:uiPriority w:val="0"/>
    <w:pPr>
      <w:spacing w:after="160" w:line="240" w:lineRule="auto"/>
    </w:pPr>
    <w:rPr>
      <w:sz w:val="24"/>
    </w:rPr>
  </w:style>
  <w:style w:type="paragraph" w:customStyle="1" w:styleId="58">
    <w:name w:val="目次、标准名称标题"/>
    <w:basedOn w:val="1"/>
    <w:next w:val="46"/>
    <w:qFormat/>
    <w:uiPriority w:val="0"/>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59">
    <w:name w:val="封面标准代替信息"/>
    <w:qFormat/>
    <w:uiPriority w:val="0"/>
    <w:pPr>
      <w:spacing w:before="57" w:line="280" w:lineRule="exact"/>
      <w:jc w:val="right"/>
    </w:pPr>
    <w:rPr>
      <w:rFonts w:ascii="宋体" w:hAnsi="Times New Roman" w:eastAsia="宋体" w:cs="Times New Roman"/>
      <w:sz w:val="21"/>
      <w:szCs w:val="21"/>
      <w:lang w:val="en-US" w:eastAsia="zh-CN" w:bidi="ar-SA"/>
    </w:rPr>
  </w:style>
  <w:style w:type="paragraph" w:customStyle="1" w:styleId="60">
    <w:name w:val="附录标识"/>
    <w:basedOn w:val="1"/>
    <w:next w:val="46"/>
    <w:qFormat/>
    <w:uiPriority w:val="0"/>
    <w:pPr>
      <w:keepNext/>
      <w:widowControl/>
      <w:shd w:val="clear" w:color="FFFFFF" w:fill="FFFFFF"/>
      <w:tabs>
        <w:tab w:val="left" w:pos="360"/>
        <w:tab w:val="left" w:pos="6405"/>
      </w:tabs>
      <w:spacing w:before="640" w:after="280"/>
      <w:ind w:left="623" w:hanging="425"/>
      <w:jc w:val="center"/>
      <w:outlineLvl w:val="0"/>
    </w:pPr>
    <w:rPr>
      <w:rFonts w:ascii="黑体" w:eastAsia="黑体"/>
      <w:kern w:val="0"/>
      <w:szCs w:val="20"/>
    </w:rPr>
  </w:style>
  <w:style w:type="paragraph" w:customStyle="1" w:styleId="61">
    <w:name w:val="其他实施日期"/>
    <w:basedOn w:val="1"/>
    <w:qFormat/>
    <w:uiPriority w:val="0"/>
    <w:pPr>
      <w:widowControl/>
      <w:jc w:val="right"/>
    </w:pPr>
    <w:rPr>
      <w:rFonts w:eastAsia="黑体"/>
      <w:kern w:val="0"/>
      <w:sz w:val="28"/>
      <w:szCs w:val="20"/>
    </w:rPr>
  </w:style>
  <w:style w:type="paragraph" w:customStyle="1" w:styleId="62">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pacing w:val="20"/>
      <w:w w:val="148"/>
      <w:sz w:val="48"/>
      <w:lang w:val="en-US" w:eastAsia="zh-CN" w:bidi="ar-SA"/>
    </w:rPr>
  </w:style>
  <w:style w:type="paragraph" w:customStyle="1" w:styleId="63">
    <w:name w:val="其他发布日期"/>
    <w:basedOn w:val="1"/>
    <w:qFormat/>
    <w:uiPriority w:val="0"/>
    <w:pPr>
      <w:widowControl/>
      <w:jc w:val="left"/>
    </w:pPr>
    <w:rPr>
      <w:rFonts w:eastAsia="黑体"/>
      <w:kern w:val="0"/>
      <w:sz w:val="28"/>
      <w:szCs w:val="20"/>
    </w:rPr>
  </w:style>
  <w:style w:type="paragraph" w:customStyle="1" w:styleId="64">
    <w:name w:val="终结线"/>
    <w:basedOn w:val="1"/>
    <w:qFormat/>
    <w:uiPriority w:val="0"/>
    <w:rPr>
      <w:szCs w:val="24"/>
    </w:rPr>
  </w:style>
  <w:style w:type="paragraph" w:customStyle="1" w:styleId="65">
    <w:name w:val="发布部门"/>
    <w:next w:val="46"/>
    <w:qFormat/>
    <w:uiPriority w:val="0"/>
    <w:pPr>
      <w:jc w:val="center"/>
    </w:pPr>
    <w:rPr>
      <w:rFonts w:ascii="宋体" w:hAnsi="Times New Roman" w:eastAsia="宋体" w:cs="Times New Roman"/>
      <w:b/>
      <w:spacing w:val="20"/>
      <w:w w:val="135"/>
      <w:sz w:val="28"/>
      <w:lang w:val="en-US" w:eastAsia="zh-CN" w:bidi="ar-SA"/>
    </w:rPr>
  </w:style>
  <w:style w:type="paragraph" w:customStyle="1" w:styleId="66">
    <w:name w:val="附录图标号"/>
    <w:basedOn w:val="1"/>
    <w:qFormat/>
    <w:uiPriority w:val="0"/>
    <w:pPr>
      <w:keepNext/>
      <w:pageBreakBefore/>
      <w:widowControl/>
      <w:spacing w:line="14" w:lineRule="exact"/>
      <w:ind w:firstLine="363"/>
      <w:jc w:val="center"/>
      <w:outlineLvl w:val="0"/>
    </w:pPr>
    <w:rPr>
      <w:color w:val="FFFFFF"/>
      <w:szCs w:val="24"/>
    </w:rPr>
  </w:style>
  <w:style w:type="paragraph" w:customStyle="1" w:styleId="67">
    <w:name w:val="标准书脚_奇数页"/>
    <w:qFormat/>
    <w:uiPriority w:val="0"/>
    <w:pPr>
      <w:spacing w:before="120"/>
      <w:ind w:right="198"/>
      <w:jc w:val="right"/>
    </w:pPr>
    <w:rPr>
      <w:rFonts w:ascii="宋体" w:hAnsi="Times New Roman" w:eastAsia="宋体" w:cs="Times New Roman"/>
      <w:sz w:val="18"/>
      <w:szCs w:val="18"/>
      <w:lang w:val="en-US" w:eastAsia="zh-CN" w:bidi="ar-SA"/>
    </w:rPr>
  </w:style>
  <w:style w:type="paragraph" w:customStyle="1" w:styleId="68">
    <w:name w:val="封面标准号2"/>
    <w:qFormat/>
    <w:uiPriority w:val="0"/>
    <w:pPr>
      <w:spacing w:before="357" w:line="280" w:lineRule="exact"/>
      <w:jc w:val="right"/>
    </w:pPr>
    <w:rPr>
      <w:rFonts w:ascii="黑体" w:hAnsi="Times New Roman" w:eastAsia="黑体" w:cs="Times New Roman"/>
      <w:sz w:val="28"/>
      <w:szCs w:val="28"/>
      <w:lang w:val="en-US" w:eastAsia="zh-CN" w:bidi="ar-SA"/>
    </w:rPr>
  </w:style>
  <w:style w:type="character" w:customStyle="1" w:styleId="69">
    <w:name w:val="Header Char"/>
    <w:basedOn w:val="36"/>
    <w:link w:val="19"/>
    <w:qFormat/>
    <w:uiPriority w:val="99"/>
    <w:rPr>
      <w:kern w:val="2"/>
      <w:sz w:val="18"/>
      <w:szCs w:val="18"/>
    </w:rPr>
  </w:style>
  <w:style w:type="character" w:customStyle="1" w:styleId="70">
    <w:name w:val="Footer Char"/>
    <w:basedOn w:val="36"/>
    <w:link w:val="18"/>
    <w:qFormat/>
    <w:uiPriority w:val="99"/>
    <w:rPr>
      <w:kern w:val="2"/>
      <w:sz w:val="18"/>
      <w:szCs w:val="18"/>
    </w:rPr>
  </w:style>
  <w:style w:type="paragraph" w:customStyle="1" w:styleId="71">
    <w:name w:val="一级条标题"/>
    <w:next w:val="1"/>
    <w:qFormat/>
    <w:uiPriority w:val="0"/>
    <w:pPr>
      <w:ind w:left="525"/>
      <w:outlineLvl w:val="2"/>
    </w:pPr>
    <w:rPr>
      <w:rFonts w:ascii="Times New Roman" w:hAnsi="Times New Roman" w:eastAsia="黑体" w:cs="Times New Roman"/>
      <w:kern w:val="2"/>
      <w:sz w:val="21"/>
      <w:szCs w:val="24"/>
      <w:lang w:val="en-US" w:eastAsia="zh-CN" w:bidi="ar-SA"/>
    </w:rPr>
  </w:style>
  <w:style w:type="paragraph" w:customStyle="1" w:styleId="72">
    <w:name w:val="二级条标题"/>
    <w:basedOn w:val="71"/>
    <w:next w:val="1"/>
    <w:qFormat/>
    <w:uiPriority w:val="0"/>
    <w:pPr>
      <w:ind w:left="0"/>
      <w:outlineLvl w:val="3"/>
    </w:pPr>
    <w:rPr>
      <w:kern w:val="0"/>
      <w:szCs w:val="20"/>
    </w:rPr>
  </w:style>
  <w:style w:type="paragraph" w:customStyle="1" w:styleId="73">
    <w:name w:val="Char Char Char Char Char Char1 Char Char Char"/>
    <w:basedOn w:val="1"/>
    <w:qFormat/>
    <w:uiPriority w:val="0"/>
    <w:pPr>
      <w:autoSpaceDE w:val="0"/>
      <w:autoSpaceDN w:val="0"/>
      <w:adjustRightInd w:val="0"/>
      <w:jc w:val="left"/>
      <w:textAlignment w:val="baseline"/>
    </w:pPr>
    <w:rPr>
      <w:rFonts w:eastAsia="方正仿宋简体"/>
      <w:sz w:val="32"/>
      <w:szCs w:val="20"/>
    </w:rPr>
  </w:style>
  <w:style w:type="paragraph" w:customStyle="1" w:styleId="74">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styleId="75">
    <w:name w:val="List Paragraph"/>
    <w:basedOn w:val="1"/>
    <w:qFormat/>
    <w:uiPriority w:val="34"/>
    <w:pPr>
      <w:ind w:firstLine="420" w:firstLineChars="200"/>
    </w:pPr>
  </w:style>
  <w:style w:type="character" w:customStyle="1" w:styleId="76">
    <w:name w:val="apple-converted-space"/>
    <w:basedOn w:val="36"/>
    <w:qFormat/>
    <w:uiPriority w:val="0"/>
  </w:style>
  <w:style w:type="character" w:customStyle="1" w:styleId="77">
    <w:name w:val="Plain Text Char"/>
    <w:basedOn w:val="36"/>
    <w:link w:val="13"/>
    <w:qFormat/>
    <w:uiPriority w:val="0"/>
    <w:rPr>
      <w:rFonts w:ascii="宋体" w:hAnsi="Courier New" w:cs="Courier New"/>
      <w:kern w:val="2"/>
      <w:sz w:val="21"/>
      <w:szCs w:val="21"/>
    </w:rPr>
  </w:style>
  <w:style w:type="paragraph" w:customStyle="1" w:styleId="78">
    <w:name w:val="修订1"/>
    <w:hidden/>
    <w:semiHidden/>
    <w:qFormat/>
    <w:uiPriority w:val="99"/>
    <w:rPr>
      <w:rFonts w:ascii="Calibri" w:hAnsi="Calibri" w:eastAsia="宋体" w:cs="Times New Roman"/>
      <w:kern w:val="2"/>
      <w:sz w:val="21"/>
      <w:szCs w:val="22"/>
      <w:lang w:val="en-US" w:eastAsia="zh-CN" w:bidi="ar-SA"/>
    </w:rPr>
  </w:style>
  <w:style w:type="paragraph" w:customStyle="1" w:styleId="79">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80">
    <w:name w:val="HTML Preformatted Char"/>
    <w:basedOn w:val="36"/>
    <w:link w:val="30"/>
    <w:semiHidden/>
    <w:qFormat/>
    <w:uiPriority w:val="99"/>
    <w:rPr>
      <w:rFonts w:ascii="宋体" w:hAnsi="宋体" w:cs="宋体"/>
      <w:sz w:val="24"/>
      <w:szCs w:val="24"/>
    </w:rPr>
  </w:style>
  <w:style w:type="character" w:customStyle="1" w:styleId="81">
    <w:name w:val="Comment Text Char"/>
    <w:basedOn w:val="36"/>
    <w:link w:val="8"/>
    <w:semiHidden/>
    <w:qFormat/>
    <w:uiPriority w:val="99"/>
    <w:rPr>
      <w:kern w:val="2"/>
      <w:sz w:val="21"/>
      <w:szCs w:val="22"/>
    </w:rPr>
  </w:style>
  <w:style w:type="character" w:customStyle="1" w:styleId="82">
    <w:name w:val="Comment Subject Char"/>
    <w:basedOn w:val="81"/>
    <w:link w:val="33"/>
    <w:semiHidden/>
    <w:qFormat/>
    <w:uiPriority w:val="99"/>
    <w:rPr>
      <w:b/>
      <w:bCs/>
      <w:kern w:val="2"/>
      <w:sz w:val="21"/>
      <w:szCs w:val="22"/>
    </w:rPr>
  </w:style>
  <w:style w:type="character" w:customStyle="1" w:styleId="83">
    <w:name w:val="Endnote Text Char"/>
    <w:basedOn w:val="36"/>
    <w:link w:val="16"/>
    <w:semiHidden/>
    <w:qFormat/>
    <w:uiPriority w:val="99"/>
    <w:rPr>
      <w:kern w:val="2"/>
      <w:sz w:val="21"/>
      <w:szCs w:val="22"/>
    </w:rPr>
  </w:style>
  <w:style w:type="paragraph" w:customStyle="1" w:styleId="84">
    <w:name w:val="TOC Heading"/>
    <w:basedOn w:val="2"/>
    <w:next w:val="1"/>
    <w:unhideWhenUsed/>
    <w:qFormat/>
    <w:uiPriority w:val="39"/>
    <w:pPr>
      <w:widowControl/>
      <w:pBdr>
        <w:top w:val="none" w:color="auto" w:sz="0" w:space="0"/>
        <w:left w:val="none" w:color="auto" w:sz="0" w:space="0"/>
        <w:bottom w:val="none" w:color="auto" w:sz="0" w:space="0"/>
        <w:right w:val="none" w:color="auto" w:sz="0" w:space="0"/>
      </w:pBdr>
      <w:snapToGrid/>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character" w:customStyle="1" w:styleId="85">
    <w:name w:val="Document Map Char"/>
    <w:basedOn w:val="36"/>
    <w:link w:val="7"/>
    <w:semiHidden/>
    <w:qFormat/>
    <w:uiPriority w:val="0"/>
    <w:rPr>
      <w:rFonts w:eastAsia="宋体"/>
      <w:kern w:val="2"/>
      <w:sz w:val="21"/>
      <w:szCs w:val="24"/>
      <w:shd w:val="clear" w:color="auto" w:fill="000080"/>
    </w:rPr>
  </w:style>
  <w:style w:type="character" w:customStyle="1" w:styleId="86">
    <w:name w:val="Footnote Text Char"/>
    <w:basedOn w:val="36"/>
    <w:link w:val="24"/>
    <w:qFormat/>
    <w:uiPriority w:val="0"/>
    <w:rPr>
      <w:rFonts w:ascii="宋体" w:eastAsia="宋体"/>
      <w:kern w:val="2"/>
      <w:sz w:val="18"/>
      <w:szCs w:val="18"/>
    </w:rPr>
  </w:style>
  <w:style w:type="character" w:customStyle="1" w:styleId="87">
    <w:name w:val="发布"/>
    <w:qFormat/>
    <w:uiPriority w:val="0"/>
    <w:rPr>
      <w:rFonts w:ascii="黑体" w:eastAsia="黑体"/>
      <w:spacing w:val="85"/>
      <w:w w:val="100"/>
      <w:position w:val="3"/>
      <w:sz w:val="28"/>
      <w:szCs w:val="28"/>
    </w:rPr>
  </w:style>
  <w:style w:type="character" w:customStyle="1" w:styleId="88">
    <w:name w:val="附录公式 Char"/>
    <w:link w:val="89"/>
    <w:uiPriority w:val="0"/>
  </w:style>
  <w:style w:type="paragraph" w:customStyle="1" w:styleId="89">
    <w:name w:val="附录公式"/>
    <w:basedOn w:val="46"/>
    <w:next w:val="46"/>
    <w:link w:val="88"/>
    <w:qFormat/>
    <w:uiPriority w:val="0"/>
    <w:rPr>
      <w:rFonts w:ascii="Times New Roman" w:hAnsi="Times New Roman" w:eastAsia="Arial Unicode MS"/>
      <w:kern w:val="0"/>
      <w:sz w:val="20"/>
      <w:szCs w:val="20"/>
    </w:rPr>
  </w:style>
  <w:style w:type="character" w:customStyle="1" w:styleId="90">
    <w:name w:val="首示例 Char"/>
    <w:link w:val="91"/>
    <w:qFormat/>
    <w:uiPriority w:val="0"/>
    <w:rPr>
      <w:rFonts w:ascii="宋体" w:hAnsi="宋体"/>
      <w:kern w:val="2"/>
      <w:sz w:val="18"/>
      <w:szCs w:val="18"/>
    </w:rPr>
  </w:style>
  <w:style w:type="paragraph" w:customStyle="1" w:styleId="91">
    <w:name w:val="首示例"/>
    <w:next w:val="46"/>
    <w:link w:val="90"/>
    <w:qFormat/>
    <w:uiPriority w:val="0"/>
    <w:pPr>
      <w:numPr>
        <w:ilvl w:val="0"/>
        <w:numId w:val="2"/>
      </w:numPr>
      <w:tabs>
        <w:tab w:val="left" w:pos="360"/>
      </w:tabs>
    </w:pPr>
    <w:rPr>
      <w:rFonts w:ascii="宋体" w:hAnsi="宋体" w:eastAsia="Arial Unicode MS" w:cs="Times New Roman"/>
      <w:kern w:val="2"/>
      <w:sz w:val="18"/>
      <w:szCs w:val="18"/>
      <w:lang w:val="en-US" w:eastAsia="zh-CN" w:bidi="ar-SA"/>
    </w:rPr>
  </w:style>
  <w:style w:type="paragraph" w:customStyle="1" w:styleId="92">
    <w:name w:val="附录表标题"/>
    <w:basedOn w:val="1"/>
    <w:next w:val="46"/>
    <w:qFormat/>
    <w:uiPriority w:val="0"/>
    <w:pPr>
      <w:numPr>
        <w:ilvl w:val="1"/>
        <w:numId w:val="3"/>
      </w:numPr>
      <w:pBdr>
        <w:top w:val="none" w:color="auto" w:sz="0" w:space="0"/>
        <w:left w:val="none" w:color="auto" w:sz="0" w:space="0"/>
        <w:bottom w:val="none" w:color="auto" w:sz="0" w:space="0"/>
        <w:right w:val="none" w:color="auto" w:sz="0" w:space="0"/>
      </w:pBdr>
      <w:tabs>
        <w:tab w:val="left" w:pos="180"/>
      </w:tabs>
      <w:snapToGrid/>
      <w:spacing w:before="50" w:beforeLines="50" w:after="50" w:afterLines="50"/>
      <w:ind w:left="0"/>
      <w:jc w:val="center"/>
    </w:pPr>
    <w:rPr>
      <w:rFonts w:ascii="黑体" w:eastAsia="黑体"/>
      <w:szCs w:val="21"/>
    </w:rPr>
  </w:style>
  <w:style w:type="paragraph" w:customStyle="1" w:styleId="93">
    <w:name w:val="图的脚注"/>
    <w:next w:val="46"/>
    <w:qFormat/>
    <w:uiPriority w:val="0"/>
    <w:pPr>
      <w:widowControl w:val="0"/>
      <w:ind w:left="840" w:leftChars="200" w:hanging="420" w:hangingChars="200"/>
      <w:jc w:val="both"/>
    </w:pPr>
    <w:rPr>
      <w:rFonts w:ascii="宋体" w:hAnsi="Times New Roman" w:eastAsia="宋体" w:cs="Times New Roman"/>
      <w:sz w:val="18"/>
      <w:lang w:val="en-US" w:eastAsia="zh-CN" w:bidi="ar-SA"/>
    </w:rPr>
  </w:style>
  <w:style w:type="paragraph" w:customStyle="1" w:styleId="94">
    <w:name w:val="正文公式编号制表符"/>
    <w:basedOn w:val="46"/>
    <w:next w:val="46"/>
    <w:qFormat/>
    <w:uiPriority w:val="0"/>
    <w:pPr>
      <w:ind w:firstLine="0" w:firstLineChars="0"/>
    </w:pPr>
    <w:rPr>
      <w:rFonts w:hAnsi="Times New Roman"/>
      <w:kern w:val="0"/>
      <w:szCs w:val="20"/>
    </w:rPr>
  </w:style>
  <w:style w:type="paragraph" w:customStyle="1" w:styleId="95">
    <w:name w:val="附录一级条标题"/>
    <w:basedOn w:val="96"/>
    <w:next w:val="46"/>
    <w:uiPriority w:val="0"/>
    <w:pPr>
      <w:numPr>
        <w:ilvl w:val="2"/>
      </w:numPr>
      <w:tabs>
        <w:tab w:val="left" w:pos="360"/>
        <w:tab w:val="left" w:pos="504"/>
      </w:tabs>
      <w:autoSpaceDN w:val="0"/>
      <w:spacing w:before="50" w:beforeLines="50" w:after="50" w:afterLines="50"/>
      <w:outlineLvl w:val="2"/>
    </w:pPr>
  </w:style>
  <w:style w:type="paragraph" w:customStyle="1" w:styleId="96">
    <w:name w:val="附录章标题"/>
    <w:next w:val="46"/>
    <w:uiPriority w:val="0"/>
    <w:pPr>
      <w:numPr>
        <w:ilvl w:val="1"/>
        <w:numId w:val="4"/>
      </w:numPr>
      <w:tabs>
        <w:tab w:val="left" w:pos="360"/>
      </w:tabs>
      <w:wordWrap w:val="0"/>
      <w:overflowPunct w:val="0"/>
      <w:autoSpaceDE w:val="0"/>
      <w:spacing w:before="100" w:beforeLines="100" w:after="100"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97">
    <w:name w:val="发布日期"/>
    <w:uiPriority w:val="0"/>
    <w:pPr>
      <w:framePr w:w="3997" w:h="471" w:hRule="exact" w:vSpace="181" w:wrap="around" w:vAnchor="margin" w:hAnchor="page" w:x="7089" w:y="14097" w:anchorLock="1"/>
    </w:pPr>
    <w:rPr>
      <w:rFonts w:ascii="Times New Roman" w:hAnsi="Times New Roman" w:eastAsia="黑体" w:cs="Times New Roman"/>
      <w:sz w:val="28"/>
      <w:lang w:val="en-US" w:eastAsia="zh-CN" w:bidi="ar-SA"/>
    </w:rPr>
  </w:style>
  <w:style w:type="paragraph" w:customStyle="1" w:styleId="98">
    <w:name w:val="条文脚注"/>
    <w:basedOn w:val="24"/>
    <w:qFormat/>
    <w:uiPriority w:val="0"/>
    <w:pPr>
      <w:jc w:val="both"/>
    </w:pPr>
  </w:style>
  <w:style w:type="paragraph" w:customStyle="1" w:styleId="99">
    <w:name w:val="注×："/>
    <w:uiPriority w:val="0"/>
    <w:pPr>
      <w:widowControl w:val="0"/>
      <w:numPr>
        <w:ilvl w:val="0"/>
        <w:numId w:val="5"/>
      </w:numPr>
      <w:autoSpaceDE w:val="0"/>
      <w:autoSpaceDN w:val="0"/>
      <w:jc w:val="both"/>
    </w:pPr>
    <w:rPr>
      <w:rFonts w:ascii="宋体" w:hAnsi="Times New Roman" w:eastAsia="宋体" w:cs="Times New Roman"/>
      <w:sz w:val="18"/>
      <w:szCs w:val="18"/>
      <w:lang w:val="en-US" w:eastAsia="zh-CN" w:bidi="ar-SA"/>
    </w:rPr>
  </w:style>
  <w:style w:type="paragraph" w:customStyle="1" w:styleId="100">
    <w:name w:val="示例内容"/>
    <w:uiPriority w:val="0"/>
    <w:pPr>
      <w:ind w:firstLine="200" w:firstLineChars="200"/>
    </w:pPr>
    <w:rPr>
      <w:rFonts w:ascii="宋体" w:hAnsi="Times New Roman" w:eastAsia="宋体" w:cs="Times New Roman"/>
      <w:sz w:val="18"/>
      <w:szCs w:val="18"/>
      <w:lang w:val="en-US" w:eastAsia="zh-CN" w:bidi="ar-SA"/>
    </w:rPr>
  </w:style>
  <w:style w:type="paragraph" w:customStyle="1" w:styleId="101">
    <w:name w:val="注："/>
    <w:next w:val="46"/>
    <w:qFormat/>
    <w:uiPriority w:val="0"/>
    <w:pPr>
      <w:widowControl w:val="0"/>
      <w:numPr>
        <w:ilvl w:val="0"/>
        <w:numId w:val="6"/>
      </w:numPr>
      <w:autoSpaceDE w:val="0"/>
      <w:autoSpaceDN w:val="0"/>
      <w:jc w:val="both"/>
    </w:pPr>
    <w:rPr>
      <w:rFonts w:ascii="宋体" w:hAnsi="Times New Roman" w:eastAsia="宋体" w:cs="Times New Roman"/>
      <w:sz w:val="18"/>
      <w:szCs w:val="18"/>
      <w:lang w:val="en-US" w:eastAsia="zh-CN" w:bidi="ar-SA"/>
    </w:rPr>
  </w:style>
  <w:style w:type="paragraph" w:customStyle="1" w:styleId="102">
    <w:name w:val="四级条标题"/>
    <w:basedOn w:val="103"/>
    <w:next w:val="46"/>
    <w:qFormat/>
    <w:uiPriority w:val="0"/>
    <w:pPr>
      <w:numPr>
        <w:ilvl w:val="4"/>
        <w:numId w:val="7"/>
      </w:numPr>
      <w:outlineLvl w:val="5"/>
    </w:pPr>
  </w:style>
  <w:style w:type="paragraph" w:customStyle="1" w:styleId="103">
    <w:name w:val="三级条标题"/>
    <w:basedOn w:val="72"/>
    <w:next w:val="46"/>
    <w:qFormat/>
    <w:uiPriority w:val="0"/>
    <w:pPr>
      <w:spacing w:before="50" w:beforeLines="50" w:after="50" w:afterLines="50"/>
      <w:outlineLvl w:val="4"/>
    </w:pPr>
    <w:rPr>
      <w:rFonts w:ascii="黑体"/>
      <w:szCs w:val="21"/>
    </w:rPr>
  </w:style>
  <w:style w:type="paragraph" w:customStyle="1" w:styleId="104">
    <w:name w:val="正文表标题"/>
    <w:next w:val="46"/>
    <w:uiPriority w:val="0"/>
    <w:pPr>
      <w:numPr>
        <w:ilvl w:val="0"/>
        <w:numId w:val="8"/>
      </w:numPr>
      <w:tabs>
        <w:tab w:val="left" w:pos="360"/>
      </w:tabs>
      <w:spacing w:before="156" w:beforeLines="50" w:after="156" w:afterLines="50"/>
      <w:jc w:val="center"/>
    </w:pPr>
    <w:rPr>
      <w:rFonts w:ascii="黑体" w:hAnsi="Times New Roman" w:eastAsia="黑体" w:cs="Times New Roman"/>
      <w:sz w:val="21"/>
      <w:lang w:val="en-US" w:eastAsia="zh-CN" w:bidi="ar-SA"/>
    </w:rPr>
  </w:style>
  <w:style w:type="paragraph" w:customStyle="1" w:styleId="105">
    <w:name w:val="目次、索引正文"/>
    <w:qFormat/>
    <w:uiPriority w:val="0"/>
    <w:pPr>
      <w:spacing w:line="320" w:lineRule="exact"/>
      <w:jc w:val="both"/>
    </w:pPr>
    <w:rPr>
      <w:rFonts w:ascii="宋体" w:hAnsi="Times New Roman" w:eastAsia="宋体" w:cs="Times New Roman"/>
      <w:sz w:val="21"/>
      <w:lang w:val="en-US" w:eastAsia="zh-CN" w:bidi="ar-SA"/>
    </w:rPr>
  </w:style>
  <w:style w:type="paragraph" w:customStyle="1" w:styleId="106">
    <w:name w:val="实施日期"/>
    <w:basedOn w:val="97"/>
    <w:uiPriority w:val="0"/>
    <w:pPr>
      <w:framePr w:wrap="around" w:vAnchor="page" w:hAnchor="text"/>
      <w:jc w:val="right"/>
    </w:pPr>
  </w:style>
  <w:style w:type="paragraph" w:customStyle="1" w:styleId="107">
    <w:name w:val="四级无"/>
    <w:basedOn w:val="102"/>
    <w:uiPriority w:val="0"/>
    <w:pPr>
      <w:spacing w:before="0" w:beforeLines="0" w:after="0" w:afterLines="0"/>
    </w:pPr>
    <w:rPr>
      <w:rFonts w:ascii="宋体" w:eastAsia="宋体"/>
    </w:rPr>
  </w:style>
  <w:style w:type="paragraph" w:customStyle="1" w:styleId="108">
    <w:name w:val="附录四级无"/>
    <w:basedOn w:val="109"/>
    <w:qFormat/>
    <w:uiPriority w:val="0"/>
    <w:pPr>
      <w:tabs>
        <w:tab w:val="left" w:pos="560"/>
        <w:tab w:val="left" w:pos="616"/>
      </w:tabs>
      <w:spacing w:before="0" w:beforeLines="0" w:after="0" w:afterLines="0"/>
    </w:pPr>
    <w:rPr>
      <w:rFonts w:ascii="宋体" w:eastAsia="宋体"/>
      <w:szCs w:val="21"/>
    </w:rPr>
  </w:style>
  <w:style w:type="paragraph" w:customStyle="1" w:styleId="109">
    <w:name w:val="附录四级条标题"/>
    <w:basedOn w:val="110"/>
    <w:next w:val="46"/>
    <w:qFormat/>
    <w:uiPriority w:val="0"/>
    <w:pPr>
      <w:numPr>
        <w:ilvl w:val="0"/>
        <w:numId w:val="0"/>
      </w:numPr>
      <w:tabs>
        <w:tab w:val="left" w:pos="360"/>
        <w:tab w:val="left" w:pos="560"/>
        <w:tab w:val="left" w:pos="616"/>
      </w:tabs>
      <w:ind w:left="544" w:hanging="544"/>
      <w:outlineLvl w:val="5"/>
    </w:pPr>
  </w:style>
  <w:style w:type="paragraph" w:customStyle="1" w:styleId="110">
    <w:name w:val="附录三级条标题"/>
    <w:basedOn w:val="111"/>
    <w:next w:val="46"/>
    <w:uiPriority w:val="0"/>
    <w:pPr>
      <w:numPr>
        <w:ilvl w:val="4"/>
      </w:numPr>
      <w:tabs>
        <w:tab w:val="left" w:pos="360"/>
        <w:tab w:val="left" w:pos="560"/>
      </w:tabs>
      <w:outlineLvl w:val="4"/>
    </w:pPr>
  </w:style>
  <w:style w:type="paragraph" w:customStyle="1" w:styleId="111">
    <w:name w:val="附录二级条标题"/>
    <w:basedOn w:val="1"/>
    <w:next w:val="46"/>
    <w:qFormat/>
    <w:uiPriority w:val="0"/>
    <w:pPr>
      <w:widowControl/>
      <w:numPr>
        <w:ilvl w:val="3"/>
        <w:numId w:val="4"/>
      </w:numPr>
      <w:pBdr>
        <w:top w:val="none" w:color="auto" w:sz="0" w:space="0"/>
        <w:left w:val="none" w:color="auto" w:sz="0" w:space="0"/>
        <w:bottom w:val="none" w:color="auto" w:sz="0" w:space="0"/>
        <w:right w:val="none" w:color="auto" w:sz="0" w:space="0"/>
      </w:pBdr>
      <w:tabs>
        <w:tab w:val="left" w:pos="360"/>
      </w:tabs>
      <w:wordWrap w:val="0"/>
      <w:overflowPunct w:val="0"/>
      <w:autoSpaceDE w:val="0"/>
      <w:autoSpaceDN w:val="0"/>
      <w:snapToGrid/>
      <w:spacing w:before="50" w:beforeLines="50" w:after="50" w:afterLines="50"/>
      <w:textAlignment w:val="baseline"/>
      <w:outlineLvl w:val="3"/>
    </w:pPr>
    <w:rPr>
      <w:rFonts w:ascii="黑体" w:eastAsia="黑体"/>
      <w:kern w:val="21"/>
      <w:szCs w:val="20"/>
    </w:rPr>
  </w:style>
  <w:style w:type="paragraph" w:customStyle="1" w:styleId="112">
    <w:name w:val="附录五级条标题"/>
    <w:basedOn w:val="109"/>
    <w:next w:val="46"/>
    <w:uiPriority w:val="0"/>
    <w:pPr>
      <w:numPr>
        <w:ilvl w:val="6"/>
      </w:numPr>
      <w:ind w:left="544" w:hanging="544"/>
      <w:outlineLvl w:val="6"/>
    </w:pPr>
  </w:style>
  <w:style w:type="paragraph" w:customStyle="1" w:styleId="113">
    <w:name w:val="封面正文"/>
    <w:uiPriority w:val="0"/>
    <w:pPr>
      <w:jc w:val="both"/>
    </w:pPr>
    <w:rPr>
      <w:rFonts w:ascii="Times New Roman" w:hAnsi="Times New Roman" w:eastAsia="宋体" w:cs="Times New Roman"/>
      <w:lang w:val="en-US" w:eastAsia="zh-CN" w:bidi="ar-SA"/>
    </w:rPr>
  </w:style>
  <w:style w:type="paragraph" w:customStyle="1" w:styleId="114">
    <w:name w:val="示例"/>
    <w:next w:val="100"/>
    <w:uiPriority w:val="0"/>
    <w:pPr>
      <w:widowControl w:val="0"/>
      <w:numPr>
        <w:ilvl w:val="0"/>
        <w:numId w:val="9"/>
      </w:numPr>
      <w:jc w:val="both"/>
    </w:pPr>
    <w:rPr>
      <w:rFonts w:ascii="宋体" w:hAnsi="Times New Roman" w:eastAsia="宋体" w:cs="Times New Roman"/>
      <w:sz w:val="18"/>
      <w:szCs w:val="18"/>
      <w:lang w:val="en-US" w:eastAsia="zh-CN" w:bidi="ar-SA"/>
    </w:rPr>
  </w:style>
  <w:style w:type="paragraph" w:customStyle="1" w:styleId="115">
    <w:name w:val="注×：（正文）"/>
    <w:qFormat/>
    <w:uiPriority w:val="0"/>
    <w:pPr>
      <w:numPr>
        <w:ilvl w:val="0"/>
        <w:numId w:val="10"/>
      </w:numPr>
      <w:jc w:val="both"/>
    </w:pPr>
    <w:rPr>
      <w:rFonts w:ascii="宋体" w:hAnsi="Times New Roman" w:eastAsia="宋体" w:cs="Times New Roman"/>
      <w:sz w:val="18"/>
      <w:szCs w:val="18"/>
      <w:lang w:val="en-US" w:eastAsia="zh-CN" w:bidi="ar-SA"/>
    </w:rPr>
  </w:style>
  <w:style w:type="paragraph" w:customStyle="1" w:styleId="116">
    <w:name w:val="图表脚注说明"/>
    <w:basedOn w:val="1"/>
    <w:uiPriority w:val="0"/>
    <w:pPr>
      <w:numPr>
        <w:ilvl w:val="0"/>
        <w:numId w:val="11"/>
      </w:numPr>
      <w:pBdr>
        <w:top w:val="none" w:color="auto" w:sz="0" w:space="0"/>
        <w:left w:val="none" w:color="auto" w:sz="0" w:space="0"/>
        <w:bottom w:val="none" w:color="auto" w:sz="0" w:space="0"/>
        <w:right w:val="none" w:color="auto" w:sz="0" w:space="0"/>
      </w:pBdr>
      <w:snapToGrid/>
    </w:pPr>
    <w:rPr>
      <w:rFonts w:ascii="宋体"/>
      <w:sz w:val="18"/>
      <w:szCs w:val="18"/>
    </w:rPr>
  </w:style>
  <w:style w:type="paragraph" w:customStyle="1" w:styleId="117">
    <w:name w:val="附录一级无"/>
    <w:basedOn w:val="95"/>
    <w:qFormat/>
    <w:uiPriority w:val="0"/>
    <w:pPr>
      <w:tabs>
        <w:tab w:val="clear" w:pos="360"/>
      </w:tabs>
      <w:spacing w:before="0" w:beforeLines="0" w:after="0" w:afterLines="0"/>
    </w:pPr>
    <w:rPr>
      <w:rFonts w:ascii="宋体" w:eastAsia="宋体"/>
      <w:szCs w:val="21"/>
    </w:rPr>
  </w:style>
  <w:style w:type="paragraph" w:customStyle="1" w:styleId="118">
    <w:name w:val="附录三级无"/>
    <w:basedOn w:val="110"/>
    <w:uiPriority w:val="0"/>
    <w:pPr>
      <w:tabs>
        <w:tab w:val="clear" w:pos="360"/>
      </w:tabs>
      <w:spacing w:before="0" w:beforeLines="0" w:after="0" w:afterLines="0"/>
    </w:pPr>
    <w:rPr>
      <w:rFonts w:ascii="宋体" w:eastAsia="宋体"/>
      <w:szCs w:val="21"/>
    </w:rPr>
  </w:style>
  <w:style w:type="paragraph" w:customStyle="1" w:styleId="119">
    <w:name w:val="其他标准称谓"/>
    <w:next w:val="1"/>
    <w:uiPriority w:val="0"/>
    <w:pPr>
      <w:framePr w:hSpace="181" w:vSpace="181" w:wrap="around" w:vAnchor="page" w:hAnchor="page" w:x="1419" w:y="2286" w:anchorLock="1"/>
      <w:spacing w:line="0" w:lineRule="atLeast"/>
      <w:jc w:val="distribute"/>
    </w:pPr>
    <w:rPr>
      <w:rFonts w:ascii="黑体" w:hAnsi="宋体" w:eastAsia="黑体" w:cs="Times New Roman"/>
      <w:spacing w:val="-40"/>
      <w:sz w:val="48"/>
      <w:szCs w:val="52"/>
      <w:lang w:val="en-US" w:eastAsia="zh-CN" w:bidi="ar-SA"/>
    </w:rPr>
  </w:style>
  <w:style w:type="paragraph" w:customStyle="1" w:styleId="120">
    <w:name w:val="注：（正文）"/>
    <w:basedOn w:val="101"/>
    <w:next w:val="46"/>
    <w:uiPriority w:val="0"/>
    <w:pPr>
      <w:numPr>
        <w:ilvl w:val="0"/>
        <w:numId w:val="12"/>
      </w:numPr>
    </w:pPr>
  </w:style>
  <w:style w:type="paragraph" w:customStyle="1" w:styleId="121">
    <w:name w:val="数字编号列项（二级）"/>
    <w:uiPriority w:val="0"/>
    <w:pPr>
      <w:numPr>
        <w:ilvl w:val="1"/>
        <w:numId w:val="13"/>
      </w:numPr>
      <w:tabs>
        <w:tab w:val="left" w:pos="1260"/>
      </w:tabs>
      <w:jc w:val="both"/>
    </w:pPr>
    <w:rPr>
      <w:rFonts w:ascii="宋体" w:hAnsi="Times New Roman" w:eastAsia="宋体" w:cs="Times New Roman"/>
      <w:sz w:val="21"/>
      <w:lang w:val="en-US" w:eastAsia="zh-CN" w:bidi="ar-SA"/>
    </w:rPr>
  </w:style>
  <w:style w:type="paragraph" w:customStyle="1" w:styleId="122">
    <w:name w:val="图标脚注说明"/>
    <w:basedOn w:val="46"/>
    <w:uiPriority w:val="0"/>
    <w:pPr>
      <w:ind w:left="840" w:hanging="420" w:firstLineChars="0"/>
    </w:pPr>
    <w:rPr>
      <w:rFonts w:hAnsi="Times New Roman"/>
      <w:kern w:val="0"/>
      <w:sz w:val="18"/>
      <w:szCs w:val="18"/>
    </w:rPr>
  </w:style>
  <w:style w:type="paragraph" w:customStyle="1" w:styleId="123">
    <w:name w:val="列项说明"/>
    <w:basedOn w:val="1"/>
    <w:uiPriority w:val="0"/>
    <w:pPr>
      <w:pBdr>
        <w:top w:val="none" w:color="auto" w:sz="0" w:space="0"/>
        <w:left w:val="none" w:color="auto" w:sz="0" w:space="0"/>
        <w:bottom w:val="none" w:color="auto" w:sz="0" w:space="0"/>
        <w:right w:val="none" w:color="auto" w:sz="0" w:space="0"/>
      </w:pBdr>
      <w:adjustRightInd w:val="0"/>
      <w:snapToGrid/>
      <w:spacing w:line="320" w:lineRule="exact"/>
      <w:ind w:left="400" w:leftChars="200" w:hanging="200" w:hangingChars="200"/>
      <w:jc w:val="left"/>
      <w:textAlignment w:val="baseline"/>
    </w:pPr>
    <w:rPr>
      <w:rFonts w:ascii="宋体"/>
      <w:kern w:val="0"/>
      <w:szCs w:val="20"/>
    </w:rPr>
  </w:style>
  <w:style w:type="paragraph" w:customStyle="1" w:styleId="124">
    <w:name w:val="示例×："/>
    <w:basedOn w:val="52"/>
    <w:qFormat/>
    <w:uiPriority w:val="0"/>
    <w:pPr>
      <w:numPr>
        <w:ilvl w:val="0"/>
        <w:numId w:val="14"/>
      </w:numPr>
      <w:spacing w:beforeLines="0" w:afterLines="0"/>
      <w:outlineLvl w:val="9"/>
    </w:pPr>
    <w:rPr>
      <w:rFonts w:ascii="宋体" w:eastAsia="宋体"/>
      <w:sz w:val="18"/>
      <w:szCs w:val="18"/>
    </w:rPr>
  </w:style>
  <w:style w:type="paragraph" w:customStyle="1" w:styleId="125">
    <w:name w:val="列项——（一级）"/>
    <w:uiPriority w:val="0"/>
    <w:pPr>
      <w:widowControl w:val="0"/>
      <w:numPr>
        <w:ilvl w:val="0"/>
        <w:numId w:val="15"/>
      </w:numPr>
      <w:jc w:val="both"/>
    </w:pPr>
    <w:rPr>
      <w:rFonts w:ascii="宋体" w:hAnsi="Times New Roman" w:eastAsia="宋体" w:cs="Times New Roman"/>
      <w:sz w:val="21"/>
      <w:lang w:val="en-US" w:eastAsia="zh-CN" w:bidi="ar-SA"/>
    </w:rPr>
  </w:style>
  <w:style w:type="paragraph" w:customStyle="1" w:styleId="126">
    <w:name w:val="封面一致性程度标识2"/>
    <w:basedOn w:val="50"/>
    <w:uiPriority w:val="0"/>
    <w:pPr>
      <w:framePr w:w="9639" w:h="6917" w:hRule="exact" w:wrap="around" w:vAnchor="page" w:hAnchor="page" w:xAlign="center" w:y="4469" w:anchorLock="1"/>
    </w:pPr>
  </w:style>
  <w:style w:type="paragraph" w:customStyle="1" w:styleId="127">
    <w:name w:val="列项说明数字编号"/>
    <w:qFormat/>
    <w:uiPriority w:val="0"/>
    <w:pPr>
      <w:ind w:left="600" w:leftChars="400" w:hanging="200" w:hangingChars="200"/>
    </w:pPr>
    <w:rPr>
      <w:rFonts w:ascii="宋体" w:hAnsi="Times New Roman" w:eastAsia="宋体" w:cs="Times New Roman"/>
      <w:sz w:val="21"/>
      <w:lang w:val="en-US" w:eastAsia="zh-CN" w:bidi="ar-SA"/>
    </w:rPr>
  </w:style>
  <w:style w:type="paragraph" w:customStyle="1" w:styleId="128">
    <w:name w:val="封面标准文稿编辑信息2"/>
    <w:basedOn w:val="56"/>
    <w:uiPriority w:val="0"/>
    <w:pPr>
      <w:framePr w:w="9639" w:h="6917" w:hRule="exact" w:wrap="around" w:vAnchor="page" w:hAnchor="page" w:xAlign="center" w:y="4469" w:anchorLock="1"/>
    </w:pPr>
  </w:style>
  <w:style w:type="paragraph" w:customStyle="1" w:styleId="129">
    <w:name w:val="附录五级无"/>
    <w:basedOn w:val="112"/>
    <w:uiPriority w:val="0"/>
    <w:pPr>
      <w:tabs>
        <w:tab w:val="clear" w:pos="360"/>
      </w:tabs>
      <w:spacing w:before="0" w:beforeLines="0" w:after="0" w:afterLines="0"/>
    </w:pPr>
    <w:rPr>
      <w:rFonts w:ascii="宋体" w:eastAsia="宋体"/>
      <w:szCs w:val="21"/>
    </w:rPr>
  </w:style>
  <w:style w:type="paragraph" w:customStyle="1" w:styleId="130">
    <w:name w:val="标准书眉_偶数页"/>
    <w:basedOn w:val="53"/>
    <w:next w:val="1"/>
    <w:uiPriority w:val="0"/>
    <w:pPr>
      <w:jc w:val="left"/>
    </w:pPr>
  </w:style>
  <w:style w:type="paragraph" w:customStyle="1" w:styleId="131">
    <w:name w:val="列项◆（三级）"/>
    <w:basedOn w:val="1"/>
    <w:uiPriority w:val="0"/>
    <w:pPr>
      <w:numPr>
        <w:ilvl w:val="2"/>
        <w:numId w:val="15"/>
      </w:numPr>
      <w:pBdr>
        <w:top w:val="none" w:color="auto" w:sz="0" w:space="0"/>
        <w:left w:val="none" w:color="auto" w:sz="0" w:space="0"/>
        <w:bottom w:val="none" w:color="auto" w:sz="0" w:space="0"/>
        <w:right w:val="none" w:color="auto" w:sz="0" w:space="0"/>
      </w:pBdr>
      <w:tabs>
        <w:tab w:val="left" w:pos="1678"/>
      </w:tabs>
      <w:snapToGrid/>
    </w:pPr>
    <w:rPr>
      <w:rFonts w:ascii="宋体"/>
      <w:szCs w:val="21"/>
    </w:rPr>
  </w:style>
  <w:style w:type="paragraph" w:customStyle="1" w:styleId="132">
    <w:name w:val="参考文献"/>
    <w:basedOn w:val="1"/>
    <w:next w:val="46"/>
    <w:qFormat/>
    <w:uiPriority w:val="0"/>
    <w:pPr>
      <w:keepNext/>
      <w:pageBreakBefore/>
      <w:widowControl/>
      <w:pBdr>
        <w:top w:val="none" w:color="auto" w:sz="0" w:space="0"/>
        <w:left w:val="none" w:color="auto" w:sz="0" w:space="0"/>
        <w:bottom w:val="none" w:color="auto" w:sz="0" w:space="0"/>
        <w:right w:val="none" w:color="auto" w:sz="0" w:space="0"/>
      </w:pBdr>
      <w:shd w:val="clear" w:color="FFFFFF" w:fill="FFFFFF"/>
      <w:snapToGrid/>
      <w:spacing w:before="640" w:after="200"/>
      <w:jc w:val="center"/>
      <w:outlineLvl w:val="0"/>
    </w:pPr>
    <w:rPr>
      <w:rFonts w:ascii="黑体" w:eastAsia="黑体"/>
      <w:kern w:val="0"/>
      <w:szCs w:val="20"/>
    </w:rPr>
  </w:style>
  <w:style w:type="paragraph" w:customStyle="1" w:styleId="133">
    <w:name w:val="示例后文字"/>
    <w:basedOn w:val="46"/>
    <w:next w:val="46"/>
    <w:qFormat/>
    <w:uiPriority w:val="0"/>
    <w:pPr>
      <w:ind w:firstLine="360"/>
    </w:pPr>
    <w:rPr>
      <w:rFonts w:hAnsi="Times New Roman"/>
      <w:kern w:val="0"/>
      <w:sz w:val="18"/>
      <w:szCs w:val="20"/>
    </w:rPr>
  </w:style>
  <w:style w:type="paragraph" w:customStyle="1" w:styleId="134">
    <w:name w:val="标准书脚_偶数页"/>
    <w:uiPriority w:val="0"/>
    <w:pPr>
      <w:spacing w:before="120"/>
      <w:ind w:left="221"/>
    </w:pPr>
    <w:rPr>
      <w:rFonts w:ascii="宋体" w:hAnsi="Times New Roman" w:eastAsia="宋体" w:cs="Times New Roman"/>
      <w:sz w:val="18"/>
      <w:szCs w:val="18"/>
      <w:lang w:val="en-US" w:eastAsia="zh-CN" w:bidi="ar-SA"/>
    </w:rPr>
  </w:style>
  <w:style w:type="paragraph" w:customStyle="1" w:styleId="135">
    <w:name w:val="字母编号列项（一级）"/>
    <w:qFormat/>
    <w:uiPriority w:val="0"/>
    <w:pPr>
      <w:numPr>
        <w:ilvl w:val="0"/>
        <w:numId w:val="13"/>
      </w:numPr>
      <w:tabs>
        <w:tab w:val="left" w:pos="840"/>
      </w:tabs>
      <w:jc w:val="both"/>
    </w:pPr>
    <w:rPr>
      <w:rFonts w:ascii="宋体" w:hAnsi="Times New Roman" w:eastAsia="宋体" w:cs="Times New Roman"/>
      <w:sz w:val="21"/>
      <w:lang w:val="en-US" w:eastAsia="zh-CN" w:bidi="ar-SA"/>
    </w:rPr>
  </w:style>
  <w:style w:type="paragraph" w:customStyle="1" w:styleId="136">
    <w:name w:val="列项●（二级）"/>
    <w:uiPriority w:val="0"/>
    <w:pPr>
      <w:numPr>
        <w:ilvl w:val="1"/>
        <w:numId w:val="15"/>
      </w:numPr>
      <w:tabs>
        <w:tab w:val="left" w:pos="760"/>
        <w:tab w:val="left" w:pos="840"/>
      </w:tabs>
      <w:jc w:val="both"/>
    </w:pPr>
    <w:rPr>
      <w:rFonts w:ascii="宋体" w:hAnsi="Times New Roman" w:eastAsia="宋体" w:cs="Times New Roman"/>
      <w:sz w:val="21"/>
      <w:lang w:val="en-US" w:eastAsia="zh-CN" w:bidi="ar-SA"/>
    </w:rPr>
  </w:style>
  <w:style w:type="paragraph" w:customStyle="1" w:styleId="137">
    <w:name w:val="编号列项（三级）"/>
    <w:uiPriority w:val="0"/>
    <w:rPr>
      <w:rFonts w:ascii="宋体" w:hAnsi="Times New Roman" w:eastAsia="宋体" w:cs="Times New Roman"/>
      <w:sz w:val="21"/>
      <w:lang w:val="en-US" w:eastAsia="zh-CN" w:bidi="ar-SA"/>
    </w:rPr>
  </w:style>
  <w:style w:type="paragraph" w:customStyle="1" w:styleId="138">
    <w:name w:val="封面标准英文名称2"/>
    <w:basedOn w:val="51"/>
    <w:qFormat/>
    <w:uiPriority w:val="0"/>
    <w:pPr>
      <w:framePr w:w="9639" w:h="6917" w:hRule="exact" w:wrap="around" w:vAnchor="page" w:hAnchor="page" w:xAlign="center" w:y="4469" w:anchorLock="1"/>
    </w:pPr>
  </w:style>
  <w:style w:type="paragraph" w:customStyle="1" w:styleId="139">
    <w:name w:val="标准书眉一"/>
    <w:uiPriority w:val="0"/>
    <w:pPr>
      <w:jc w:val="both"/>
    </w:pPr>
    <w:rPr>
      <w:rFonts w:ascii="Times New Roman" w:hAnsi="Times New Roman" w:eastAsia="宋体" w:cs="Times New Roman"/>
      <w:lang w:val="en-US" w:eastAsia="zh-CN" w:bidi="ar-SA"/>
    </w:rPr>
  </w:style>
  <w:style w:type="paragraph" w:customStyle="1" w:styleId="140">
    <w:name w:val="二级无"/>
    <w:basedOn w:val="72"/>
    <w:uiPriority w:val="0"/>
    <w:pPr>
      <w:numPr>
        <w:ilvl w:val="2"/>
        <w:numId w:val="7"/>
      </w:numPr>
    </w:pPr>
    <w:rPr>
      <w:rFonts w:ascii="宋体" w:eastAsia="宋体"/>
      <w:szCs w:val="21"/>
    </w:rPr>
  </w:style>
  <w:style w:type="paragraph" w:customStyle="1" w:styleId="141">
    <w:name w:val="附录二级无"/>
    <w:basedOn w:val="111"/>
    <w:uiPriority w:val="0"/>
    <w:pPr>
      <w:tabs>
        <w:tab w:val="clear" w:pos="360"/>
      </w:tabs>
      <w:spacing w:before="0" w:beforeLines="0" w:after="0" w:afterLines="0"/>
    </w:pPr>
    <w:rPr>
      <w:rFonts w:ascii="宋体" w:eastAsia="宋体"/>
      <w:szCs w:val="21"/>
    </w:rPr>
  </w:style>
  <w:style w:type="paragraph" w:customStyle="1" w:styleId="142">
    <w:name w:val="五级条标题"/>
    <w:basedOn w:val="102"/>
    <w:next w:val="46"/>
    <w:qFormat/>
    <w:uiPriority w:val="0"/>
    <w:pPr>
      <w:numPr>
        <w:ilvl w:val="5"/>
      </w:numPr>
      <w:outlineLvl w:val="6"/>
    </w:pPr>
  </w:style>
  <w:style w:type="paragraph" w:customStyle="1" w:styleId="143">
    <w:name w:val="附录公式编号制表符"/>
    <w:basedOn w:val="1"/>
    <w:next w:val="46"/>
    <w:qFormat/>
    <w:uiPriority w:val="0"/>
    <w:pPr>
      <w:widowControl/>
      <w:pBdr>
        <w:top w:val="none" w:color="auto" w:sz="0" w:space="0"/>
        <w:left w:val="none" w:color="auto" w:sz="0" w:space="0"/>
        <w:bottom w:val="none" w:color="auto" w:sz="0" w:space="0"/>
        <w:right w:val="none" w:color="auto" w:sz="0" w:space="0"/>
      </w:pBdr>
      <w:tabs>
        <w:tab w:val="center" w:pos="4201"/>
        <w:tab w:val="right" w:leader="dot" w:pos="9298"/>
      </w:tabs>
      <w:autoSpaceDE w:val="0"/>
      <w:autoSpaceDN w:val="0"/>
      <w:snapToGrid/>
    </w:pPr>
    <w:rPr>
      <w:rFonts w:ascii="宋体"/>
      <w:kern w:val="0"/>
      <w:szCs w:val="20"/>
    </w:rPr>
  </w:style>
  <w:style w:type="paragraph" w:customStyle="1" w:styleId="144">
    <w:name w:val="参考文献、索引标题"/>
    <w:basedOn w:val="1"/>
    <w:next w:val="46"/>
    <w:uiPriority w:val="0"/>
    <w:pPr>
      <w:keepNext/>
      <w:pageBreakBefore/>
      <w:widowControl/>
      <w:pBdr>
        <w:top w:val="none" w:color="auto" w:sz="0" w:space="0"/>
        <w:left w:val="none" w:color="auto" w:sz="0" w:space="0"/>
        <w:bottom w:val="none" w:color="auto" w:sz="0" w:space="0"/>
        <w:right w:val="none" w:color="auto" w:sz="0" w:space="0"/>
      </w:pBdr>
      <w:shd w:val="clear" w:color="FFFFFF" w:fill="FFFFFF"/>
      <w:snapToGrid/>
      <w:spacing w:before="640" w:after="200"/>
      <w:jc w:val="center"/>
      <w:outlineLvl w:val="0"/>
    </w:pPr>
    <w:rPr>
      <w:rFonts w:ascii="黑体" w:eastAsia="黑体"/>
      <w:kern w:val="0"/>
      <w:szCs w:val="20"/>
    </w:rPr>
  </w:style>
  <w:style w:type="paragraph" w:customStyle="1" w:styleId="145">
    <w:name w:val="附录数字编号列项（二级）"/>
    <w:qFormat/>
    <w:uiPriority w:val="0"/>
    <w:pPr>
      <w:numPr>
        <w:ilvl w:val="1"/>
        <w:numId w:val="16"/>
      </w:numPr>
      <w:tabs>
        <w:tab w:val="left" w:pos="840"/>
      </w:tabs>
    </w:pPr>
    <w:rPr>
      <w:rFonts w:ascii="宋体" w:hAnsi="Times New Roman" w:eastAsia="宋体" w:cs="Times New Roman"/>
      <w:sz w:val="21"/>
      <w:lang w:val="en-US" w:eastAsia="zh-CN" w:bidi="ar-SA"/>
    </w:rPr>
  </w:style>
  <w:style w:type="paragraph" w:customStyle="1" w:styleId="146">
    <w:name w:val="三级无"/>
    <w:basedOn w:val="103"/>
    <w:uiPriority w:val="0"/>
    <w:pPr>
      <w:spacing w:before="0" w:beforeLines="0" w:after="0" w:afterLines="0"/>
    </w:pPr>
    <w:rPr>
      <w:rFonts w:ascii="宋体" w:eastAsia="宋体"/>
    </w:rPr>
  </w:style>
  <w:style w:type="paragraph" w:customStyle="1" w:styleId="147">
    <w:name w:val="附录图标题"/>
    <w:basedOn w:val="1"/>
    <w:next w:val="46"/>
    <w:qFormat/>
    <w:uiPriority w:val="0"/>
    <w:pPr>
      <w:numPr>
        <w:ilvl w:val="1"/>
        <w:numId w:val="17"/>
      </w:numPr>
      <w:pBdr>
        <w:top w:val="none" w:color="auto" w:sz="0" w:space="0"/>
        <w:left w:val="none" w:color="auto" w:sz="0" w:space="0"/>
        <w:bottom w:val="none" w:color="auto" w:sz="0" w:space="0"/>
        <w:right w:val="none" w:color="auto" w:sz="0" w:space="0"/>
      </w:pBdr>
      <w:tabs>
        <w:tab w:val="left" w:pos="363"/>
      </w:tabs>
      <w:snapToGrid/>
      <w:spacing w:before="50" w:beforeLines="50" w:after="50" w:afterLines="50"/>
      <w:ind w:left="0" w:firstLine="0"/>
      <w:jc w:val="center"/>
    </w:pPr>
    <w:rPr>
      <w:rFonts w:ascii="黑体" w:eastAsia="黑体"/>
      <w:szCs w:val="21"/>
    </w:rPr>
  </w:style>
  <w:style w:type="paragraph" w:customStyle="1" w:styleId="148">
    <w:name w:val="封面标准号1"/>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149">
    <w:name w:val="封面标准文稿类别2"/>
    <w:basedOn w:val="57"/>
    <w:uiPriority w:val="0"/>
    <w:pPr>
      <w:framePr w:w="9639" w:h="6917" w:hRule="exact" w:wrap="around" w:vAnchor="page" w:hAnchor="page" w:xAlign="center" w:y="4469" w:anchorLock="1"/>
    </w:pPr>
  </w:style>
  <w:style w:type="paragraph" w:customStyle="1" w:styleId="150">
    <w:name w:val="封面标准名称2"/>
    <w:basedOn w:val="48"/>
    <w:qFormat/>
    <w:uiPriority w:val="0"/>
    <w:pPr>
      <w:framePr w:w="9639" w:h="6917" w:hRule="exact" w:wrap="around" w:vAnchor="page" w:hAnchor="page" w:xAlign="center" w:y="4469" w:anchorLock="1"/>
      <w:spacing w:before="630" w:beforeLines="630"/>
    </w:pPr>
  </w:style>
  <w:style w:type="paragraph" w:customStyle="1" w:styleId="151">
    <w:name w:val="附录字母编号列项（一级）"/>
    <w:qFormat/>
    <w:uiPriority w:val="0"/>
    <w:pPr>
      <w:numPr>
        <w:ilvl w:val="0"/>
        <w:numId w:val="16"/>
      </w:numPr>
      <w:tabs>
        <w:tab w:val="left" w:pos="839"/>
      </w:tabs>
    </w:pPr>
    <w:rPr>
      <w:rFonts w:ascii="宋体" w:hAnsi="Times New Roman" w:eastAsia="宋体" w:cs="Times New Roman"/>
      <w:sz w:val="21"/>
      <w:lang w:val="en-US" w:eastAsia="zh-CN" w:bidi="ar-SA"/>
    </w:rPr>
  </w:style>
  <w:style w:type="paragraph" w:customStyle="1" w:styleId="152">
    <w:name w:val="附录标题"/>
    <w:basedOn w:val="46"/>
    <w:next w:val="46"/>
    <w:qFormat/>
    <w:uiPriority w:val="0"/>
    <w:pPr>
      <w:ind w:firstLine="0" w:firstLineChars="0"/>
      <w:jc w:val="center"/>
    </w:pPr>
    <w:rPr>
      <w:rFonts w:ascii="黑体" w:hAnsi="Times New Roman" w:eastAsia="黑体"/>
      <w:kern w:val="0"/>
      <w:szCs w:val="20"/>
    </w:rPr>
  </w:style>
  <w:style w:type="paragraph" w:customStyle="1" w:styleId="153">
    <w:name w:val="一级无"/>
    <w:basedOn w:val="71"/>
    <w:qFormat/>
    <w:uiPriority w:val="0"/>
    <w:pPr>
      <w:numPr>
        <w:ilvl w:val="1"/>
        <w:numId w:val="7"/>
      </w:numPr>
    </w:pPr>
    <w:rPr>
      <w:rFonts w:ascii="宋体" w:eastAsia="宋体"/>
      <w:kern w:val="0"/>
      <w:szCs w:val="21"/>
    </w:rPr>
  </w:style>
  <w:style w:type="paragraph" w:customStyle="1" w:styleId="154">
    <w:name w:val="正文图标题"/>
    <w:next w:val="46"/>
    <w:qFormat/>
    <w:uiPriority w:val="0"/>
    <w:pPr>
      <w:numPr>
        <w:ilvl w:val="0"/>
        <w:numId w:val="18"/>
      </w:numPr>
      <w:spacing w:before="156" w:beforeLines="50" w:after="156" w:afterLines="50"/>
      <w:jc w:val="center"/>
    </w:pPr>
    <w:rPr>
      <w:rFonts w:ascii="黑体" w:hAnsi="Times New Roman" w:eastAsia="黑体" w:cs="Times New Roman"/>
      <w:sz w:val="21"/>
      <w:lang w:val="en-US" w:eastAsia="zh-CN" w:bidi="ar-SA"/>
    </w:rPr>
  </w:style>
  <w:style w:type="paragraph" w:customStyle="1" w:styleId="155">
    <w:name w:val="其他标准标志"/>
    <w:basedOn w:val="55"/>
    <w:qFormat/>
    <w:uiPriority w:val="0"/>
    <w:pPr>
      <w:framePr w:w="6101" w:h="1389" w:hRule="exact" w:hSpace="181" w:vSpace="181" w:wrap="around" w:vAnchor="page" w:hAnchor="page" w:x="4673" w:y="942" w:anchorLock="1"/>
    </w:pPr>
    <w:rPr>
      <w:w w:val="130"/>
    </w:rPr>
  </w:style>
  <w:style w:type="paragraph" w:customStyle="1" w:styleId="156">
    <w:name w:val="其他发布部门"/>
    <w:basedOn w:val="65"/>
    <w:qFormat/>
    <w:uiPriority w:val="0"/>
    <w:pPr>
      <w:framePr w:w="7938" w:h="1134" w:hRule="exact" w:hSpace="125" w:vSpace="181" w:wrap="around" w:vAnchor="page" w:hAnchor="page" w:x="2150" w:y="15310" w:anchorLock="1"/>
      <w:spacing w:line="0" w:lineRule="atLeast"/>
    </w:pPr>
    <w:rPr>
      <w:rFonts w:ascii="黑体" w:eastAsia="黑体"/>
      <w:b w:val="0"/>
    </w:rPr>
  </w:style>
  <w:style w:type="paragraph" w:customStyle="1" w:styleId="157">
    <w:name w:val="五级无"/>
    <w:basedOn w:val="142"/>
    <w:qFormat/>
    <w:uiPriority w:val="0"/>
    <w:pPr>
      <w:spacing w:before="0" w:beforeLines="0" w:after="0" w:afterLines="0"/>
    </w:pPr>
    <w:rPr>
      <w:rFonts w:ascii="宋体" w:eastAsia="宋体"/>
    </w:rPr>
  </w:style>
  <w:style w:type="table" w:customStyle="1" w:styleId="158">
    <w:name w:val="网格型1"/>
    <w:basedOn w:val="34"/>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0" Type="http://schemas.microsoft.com/office/2011/relationships/people" Target="people.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9.emf"/><Relationship Id="rId64" Type="http://schemas.openxmlformats.org/officeDocument/2006/relationships/image" Target="media/image48.jpeg"/><Relationship Id="rId63" Type="http://schemas.openxmlformats.org/officeDocument/2006/relationships/image" Target="media/image47.jpe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emf"/><Relationship Id="rId55" Type="http://schemas.openxmlformats.org/officeDocument/2006/relationships/oleObject" Target="embeddings/oleObject2.bin"/><Relationship Id="rId54" Type="http://schemas.openxmlformats.org/officeDocument/2006/relationships/image" Target="media/image39.emf"/><Relationship Id="rId53" Type="http://schemas.openxmlformats.org/officeDocument/2006/relationships/oleObject" Target="embeddings/oleObject1.bin"/><Relationship Id="rId52" Type="http://schemas.openxmlformats.org/officeDocument/2006/relationships/image" Target="media/image38.emf"/><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footer" Target="footer1.xml"/><Relationship Id="rId49" Type="http://schemas.openxmlformats.org/officeDocument/2006/relationships/image" Target="media/image35.jpe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emf"/><Relationship Id="rId34" Type="http://schemas.openxmlformats.org/officeDocument/2006/relationships/image" Target="media/image20.emf"/><Relationship Id="rId33" Type="http://schemas.openxmlformats.org/officeDocument/2006/relationships/image" Target="media/image19.emf"/><Relationship Id="rId32" Type="http://schemas.openxmlformats.org/officeDocument/2006/relationships/image" Target="media/image18.emf"/><Relationship Id="rId31" Type="http://schemas.openxmlformats.org/officeDocument/2006/relationships/image" Target="media/image17.emf"/><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emf"/><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image" Target="media/image12.emf"/><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image" Target="media/image9.emf"/><Relationship Id="rId22" Type="http://schemas.openxmlformats.org/officeDocument/2006/relationships/image" Target="media/image8.emf"/><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5CC893-6DAC-FB49-B9B6-342EC3EF14CA}">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43</Pages>
  <Words>17346</Words>
  <Characters>26315</Characters>
  <Lines>216</Lines>
  <Paragraphs>60</Paragraphs>
  <TotalTime>1446</TotalTime>
  <ScaleCrop>false</ScaleCrop>
  <LinksUpToDate>false</LinksUpToDate>
  <CharactersWithSpaces>26628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2018-01-04T05:06:00Z</dcterms:created>
  <dc:creator>Administrator</dc:creator>
  <cp:lastModifiedBy>LZ</cp:lastModifiedBy>
  <cp:lastPrinted>2018-01-04T05:25:00Z</cp:lastPrinted>
  <dcterms:modified xsi:type="dcterms:W3CDTF">2023-02-22T12:43:19Z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88CCAB1E7CD544F9B1548CFCC934F695</vt:lpwstr>
  </property>
  <property fmtid="{D5CDD505-2E9C-101B-9397-08002B2CF9AE}" pid="4" name="KSOSaveFontToCloudKey">
    <vt:lpwstr>270179488_embed</vt:lpwstr>
  </property>
</Properties>
</file>